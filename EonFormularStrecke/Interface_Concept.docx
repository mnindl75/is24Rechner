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0F11EF" w14:textId="10DA8D08" w:rsidR="00E457D0" w:rsidRPr="00F77C70" w:rsidRDefault="00C86F93" w:rsidP="008F3B0F">
      <w:pPr>
        <w:pStyle w:val="Standa1"/>
        <w:rPr>
          <w:lang w:val="en-US"/>
        </w:rPr>
        <w:sectPr w:rsidR="00E457D0" w:rsidRPr="00F77C70">
          <w:footerReference w:type="default" r:id="rId12"/>
          <w:headerReference w:type="first" r:id="rId13"/>
          <w:pgSz w:w="11906" w:h="16838"/>
          <w:pgMar w:top="1417" w:right="1417" w:bottom="1134" w:left="1417" w:header="708" w:footer="708" w:gutter="0"/>
          <w:cols w:space="708"/>
          <w:titlePg/>
        </w:sectPr>
      </w:pPr>
      <w:r>
        <w:rPr>
          <w:noProof/>
        </w:rPr>
        <mc:AlternateContent>
          <mc:Choice Requires="wps">
            <w:drawing>
              <wp:anchor distT="0" distB="0" distL="114300" distR="114300" simplePos="0" relativeHeight="251658240" behindDoc="0" locked="0" layoutInCell="1" allowOverlap="1" wp14:anchorId="3A9791AE" wp14:editId="2EA5271F">
                <wp:simplePos x="0" y="0"/>
                <wp:positionH relativeFrom="column">
                  <wp:posOffset>-84455</wp:posOffset>
                </wp:positionH>
                <wp:positionV relativeFrom="paragraph">
                  <wp:posOffset>7246620</wp:posOffset>
                </wp:positionV>
                <wp:extent cx="6208395" cy="2171700"/>
                <wp:effectExtent l="1270" t="0" r="635" b="190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8395" cy="217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61E4B" w14:textId="23B39A39" w:rsidR="00B731FE" w:rsidRPr="00E914F0" w:rsidRDefault="00B731FE" w:rsidP="004243EF">
                            <w:pPr>
                              <w:pStyle w:val="Standa1"/>
                              <w:rPr>
                                <w:rFonts w:ascii="PoloR" w:hAnsi="PoloR"/>
                                <w:color w:val="FFFFFF"/>
                                <w:sz w:val="80"/>
                                <w:lang w:val="en-US"/>
                              </w:rPr>
                            </w:pPr>
                            <w:r>
                              <w:rPr>
                                <w:rFonts w:ascii="PoloR" w:hAnsi="PoloR"/>
                                <w:color w:val="FFFFFF"/>
                                <w:sz w:val="80"/>
                                <w:lang w:val="en-US"/>
                              </w:rPr>
                              <w:t xml:space="preserve">Interface concept </w:t>
                            </w:r>
                            <w:r w:rsidR="00AB1787">
                              <w:rPr>
                                <w:rFonts w:ascii="PoloR" w:hAnsi="PoloR"/>
                                <w:color w:val="FFFFFF"/>
                                <w:sz w:val="80"/>
                                <w:lang w:val="en-US"/>
                              </w:rPr>
                              <w:t>IS24</w:t>
                            </w:r>
                          </w:p>
                          <w:p w14:paraId="0B311C73" w14:textId="77777777" w:rsidR="00B731FE" w:rsidRPr="00EC65DD" w:rsidRDefault="00B731FE" w:rsidP="004243EF">
                            <w:pPr>
                              <w:pStyle w:val="Kopfze"/>
                              <w:tabs>
                                <w:tab w:val="clear" w:pos="4536"/>
                                <w:tab w:val="clear" w:pos="9072"/>
                              </w:tabs>
                              <w:ind w:hanging="539"/>
                              <w:rPr>
                                <w:color w:val="FFFFFF"/>
                                <w:lang w:val="en-US"/>
                              </w:rPr>
                            </w:pPr>
                            <w:proofErr w:type="spellStart"/>
                            <w:proofErr w:type="gramStart"/>
                            <w:r w:rsidRPr="00EC65DD">
                              <w:rPr>
                                <w:color w:val="FFFFFF"/>
                                <w:lang w:val="en-US"/>
                              </w:rPr>
                              <w:t>eo</w:t>
                            </w:r>
                            <w:proofErr w:type="spellEnd"/>
                            <w:proofErr w:type="gramEnd"/>
                          </w:p>
                          <w:p w14:paraId="761D2E82" w14:textId="77777777" w:rsidR="00B731FE" w:rsidRPr="00EC65DD" w:rsidRDefault="00B731FE" w:rsidP="004243EF">
                            <w:pPr>
                              <w:pStyle w:val="Kopfze"/>
                              <w:tabs>
                                <w:tab w:val="clear" w:pos="4536"/>
                                <w:tab w:val="clear" w:pos="9072"/>
                              </w:tabs>
                              <w:ind w:hanging="539"/>
                              <w:rPr>
                                <w:color w:val="FFFFFF"/>
                                <w:lang w:val="en-US"/>
                              </w:rPr>
                            </w:pPr>
                            <w:r w:rsidRPr="00EC65DD">
                              <w:rPr>
                                <w:color w:val="FFFFFF"/>
                                <w:lang w:val="en-US"/>
                              </w:rPr>
                              <w:t>WW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65pt;margin-top:570.6pt;width:488.85pt;height:1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" filled="f" stroked="f">
                <v:textbox>
                  <w:txbxContent>
                    <w:p w14:paraId="60261E4B" w14:textId="23B39A39" w:rsidR="00B731FE" w:rsidRPr="00E914F0" w:rsidRDefault="00B731FE" w:rsidP="004243EF">
                      <w:pPr>
                        <w:pStyle w:val="Standa1"/>
                        <w:rPr>
                          <w:rFonts w:ascii="PoloR" w:hAnsi="PoloR"/>
                          <w:color w:val="FFFFFF"/>
                          <w:sz w:val="80"/>
                          <w:lang w:val="en-US"/>
                        </w:rPr>
                      </w:pPr>
                      <w:r>
                        <w:rPr>
                          <w:rFonts w:ascii="PoloR" w:hAnsi="PoloR"/>
                          <w:color w:val="FFFFFF"/>
                          <w:sz w:val="80"/>
                          <w:lang w:val="en-US"/>
                        </w:rPr>
                        <w:t xml:space="preserve">Interface concept </w:t>
                      </w:r>
                      <w:r w:rsidR="00AB1787">
                        <w:rPr>
                          <w:rFonts w:ascii="PoloR" w:hAnsi="PoloR"/>
                          <w:color w:val="FFFFFF"/>
                          <w:sz w:val="80"/>
                          <w:lang w:val="en-US"/>
                        </w:rPr>
                        <w:t>IS24</w:t>
                      </w:r>
                    </w:p>
                    <w:p w14:paraId="0B311C73" w14:textId="77777777" w:rsidR="00B731FE" w:rsidRPr="00EC65DD" w:rsidRDefault="00B731FE" w:rsidP="004243EF">
                      <w:pPr>
                        <w:pStyle w:val="Kopfze"/>
                        <w:tabs>
                          <w:tab w:val="clear" w:pos="4536"/>
                          <w:tab w:val="clear" w:pos="9072"/>
                        </w:tabs>
                        <w:ind w:hanging="539"/>
                        <w:rPr>
                          <w:color w:val="FFFFFF"/>
                          <w:lang w:val="en-US"/>
                        </w:rPr>
                      </w:pPr>
                      <w:proofErr w:type="spellStart"/>
                      <w:proofErr w:type="gramStart"/>
                      <w:r w:rsidRPr="00EC65DD">
                        <w:rPr>
                          <w:color w:val="FFFFFF"/>
                          <w:lang w:val="en-US"/>
                        </w:rPr>
                        <w:t>eo</w:t>
                      </w:r>
                      <w:proofErr w:type="spellEnd"/>
                      <w:proofErr w:type="gramEnd"/>
                    </w:p>
                    <w:p w14:paraId="761D2E82" w14:textId="77777777" w:rsidR="00B731FE" w:rsidRPr="00EC65DD" w:rsidRDefault="00B731FE" w:rsidP="004243EF">
                      <w:pPr>
                        <w:pStyle w:val="Kopfze"/>
                        <w:tabs>
                          <w:tab w:val="clear" w:pos="4536"/>
                          <w:tab w:val="clear" w:pos="9072"/>
                        </w:tabs>
                        <w:ind w:hanging="539"/>
                        <w:rPr>
                          <w:color w:val="FFFFFF"/>
                          <w:lang w:val="en-US"/>
                        </w:rPr>
                      </w:pPr>
                      <w:r w:rsidRPr="00EC65DD">
                        <w:rPr>
                          <w:color w:val="FFFFFF"/>
                          <w:lang w:val="en-US"/>
                        </w:rPr>
                        <w:t>WW</w:t>
                      </w:r>
                    </w:p>
                  </w:txbxContent>
                </v:textbox>
              </v:shape>
            </w:pict>
          </mc:Fallback>
        </mc:AlternateContent>
      </w:r>
      <w:r w:rsidR="00752EC3" w:rsidRPr="00F77C70">
        <w:rPr>
          <w:lang w:val="en-US"/>
        </w:rPr>
        <w:tab/>
      </w:r>
    </w:p>
    <w:sdt>
      <w:sdtPr>
        <w:rPr>
          <w:rFonts w:ascii="Polo" w:eastAsiaTheme="minorHAnsi" w:hAnsi="Polo" w:cstheme="minorBidi"/>
          <w:b w:val="0"/>
          <w:bCs w:val="0"/>
          <w:color w:val="auto"/>
          <w:sz w:val="22"/>
          <w:szCs w:val="22"/>
          <w:lang w:val="en-US"/>
        </w:rPr>
        <w:id w:val="7797626"/>
        <w:docPartObj>
          <w:docPartGallery w:val="Table of Contents"/>
          <w:docPartUnique/>
        </w:docPartObj>
      </w:sdtPr>
      <w:sdtEndPr/>
      <w:sdtContent>
        <w:p w14:paraId="032FF39E" w14:textId="11CBD8B3" w:rsidR="00CB31DE" w:rsidRPr="00F77C70" w:rsidRDefault="00691D31" w:rsidP="006F384B">
          <w:pPr>
            <w:pStyle w:val="Inhaltsverzeichnisberschrift"/>
            <w:rPr>
              <w:rFonts w:ascii="Polo" w:hAnsi="Polo"/>
              <w:lang w:val="en-US"/>
            </w:rPr>
          </w:pPr>
          <w:r>
            <w:rPr>
              <w:rFonts w:ascii="Polo" w:hAnsi="Polo"/>
              <w:color w:val="000000" w:themeColor="text1"/>
              <w:lang w:val="en-US"/>
            </w:rPr>
            <w:t>Table of contents</w:t>
          </w:r>
        </w:p>
        <w:p w14:paraId="39BDD9D7" w14:textId="77777777" w:rsidR="00AB1787" w:rsidRDefault="006B3135">
          <w:pPr>
            <w:pStyle w:val="Verzeichnis1"/>
            <w:rPr>
              <w:rFonts w:asciiTheme="minorHAnsi" w:eastAsiaTheme="minorEastAsia" w:hAnsiTheme="minorHAnsi" w:cstheme="minorBidi"/>
              <w:b w:val="0"/>
              <w:noProof/>
              <w:spacing w:val="0"/>
              <w:szCs w:val="22"/>
              <w:lang w:eastAsia="de-DE"/>
            </w:rPr>
          </w:pPr>
          <w:r w:rsidRPr="00F77C70">
            <w:rPr>
              <w:lang w:val="en-US"/>
            </w:rPr>
            <w:fldChar w:fldCharType="begin"/>
          </w:r>
          <w:r w:rsidR="00CB31DE" w:rsidRPr="00F77C70">
            <w:rPr>
              <w:lang w:val="en-US"/>
            </w:rPr>
            <w:instrText xml:space="preserve"> TOC \o "1-3" \h \z \u </w:instrText>
          </w:r>
          <w:r w:rsidRPr="00F77C70">
            <w:rPr>
              <w:lang w:val="en-US"/>
            </w:rPr>
            <w:fldChar w:fldCharType="separate"/>
          </w:r>
          <w:hyperlink w:anchor="_Toc445120085" w:history="1">
            <w:r w:rsidR="00AB1787" w:rsidRPr="00BB3FAC">
              <w:rPr>
                <w:rStyle w:val="Hyperlink"/>
                <w:noProof/>
                <w:lang w:val="en-US"/>
              </w:rPr>
              <w:t>1.</w:t>
            </w:r>
            <w:r w:rsidR="00AB1787">
              <w:rPr>
                <w:rFonts w:asciiTheme="minorHAnsi" w:eastAsiaTheme="minorEastAsia" w:hAnsiTheme="minorHAnsi" w:cstheme="minorBidi"/>
                <w:b w:val="0"/>
                <w:noProof/>
                <w:spacing w:val="0"/>
                <w:szCs w:val="22"/>
                <w:lang w:eastAsia="de-DE"/>
              </w:rPr>
              <w:tab/>
            </w:r>
            <w:r w:rsidR="00AB1787" w:rsidRPr="00BB3FAC">
              <w:rPr>
                <w:rStyle w:val="Hyperlink"/>
                <w:noProof/>
                <w:lang w:val="en-US"/>
              </w:rPr>
              <w:t>Introduction</w:t>
            </w:r>
            <w:r w:rsidR="00AB1787">
              <w:rPr>
                <w:noProof/>
                <w:webHidden/>
              </w:rPr>
              <w:tab/>
            </w:r>
            <w:r w:rsidR="00AB1787">
              <w:rPr>
                <w:noProof/>
                <w:webHidden/>
              </w:rPr>
              <w:fldChar w:fldCharType="begin"/>
            </w:r>
            <w:r w:rsidR="00AB1787">
              <w:rPr>
                <w:noProof/>
                <w:webHidden/>
              </w:rPr>
              <w:instrText xml:space="preserve"> PAGEREF _Toc445120085 \h </w:instrText>
            </w:r>
            <w:r w:rsidR="00AB1787">
              <w:rPr>
                <w:noProof/>
                <w:webHidden/>
              </w:rPr>
            </w:r>
            <w:r w:rsidR="00AB1787">
              <w:rPr>
                <w:noProof/>
                <w:webHidden/>
              </w:rPr>
              <w:fldChar w:fldCharType="separate"/>
            </w:r>
            <w:r w:rsidR="00AB1787">
              <w:rPr>
                <w:noProof/>
                <w:webHidden/>
              </w:rPr>
              <w:t>3</w:t>
            </w:r>
            <w:r w:rsidR="00AB1787">
              <w:rPr>
                <w:noProof/>
                <w:webHidden/>
              </w:rPr>
              <w:fldChar w:fldCharType="end"/>
            </w:r>
          </w:hyperlink>
        </w:p>
        <w:p w14:paraId="435ADB2E"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86" w:history="1">
            <w:r w:rsidRPr="00BB3FAC">
              <w:rPr>
                <w:rStyle w:val="Hyperlink"/>
                <w:noProof/>
                <w:lang w:val="en-US"/>
              </w:rPr>
              <w:t>1.1</w:t>
            </w:r>
            <w:r>
              <w:rPr>
                <w:rFonts w:asciiTheme="minorHAnsi" w:eastAsiaTheme="minorEastAsia" w:hAnsiTheme="minorHAnsi" w:cstheme="minorBidi"/>
                <w:noProof/>
                <w:spacing w:val="0"/>
                <w:szCs w:val="22"/>
                <w:lang w:eastAsia="de-DE"/>
              </w:rPr>
              <w:tab/>
            </w:r>
            <w:r w:rsidRPr="00BB3FAC">
              <w:rPr>
                <w:rStyle w:val="Hyperlink"/>
                <w:noProof/>
                <w:lang w:val="en-US"/>
              </w:rPr>
              <w:t>Definitions &amp; Abbreviations</w:t>
            </w:r>
            <w:r>
              <w:rPr>
                <w:noProof/>
                <w:webHidden/>
              </w:rPr>
              <w:tab/>
            </w:r>
            <w:r>
              <w:rPr>
                <w:noProof/>
                <w:webHidden/>
              </w:rPr>
              <w:fldChar w:fldCharType="begin"/>
            </w:r>
            <w:r>
              <w:rPr>
                <w:noProof/>
                <w:webHidden/>
              </w:rPr>
              <w:instrText xml:space="preserve"> PAGEREF _Toc445120086 \h </w:instrText>
            </w:r>
            <w:r>
              <w:rPr>
                <w:noProof/>
                <w:webHidden/>
              </w:rPr>
            </w:r>
            <w:r>
              <w:rPr>
                <w:noProof/>
                <w:webHidden/>
              </w:rPr>
              <w:fldChar w:fldCharType="separate"/>
            </w:r>
            <w:r>
              <w:rPr>
                <w:noProof/>
                <w:webHidden/>
              </w:rPr>
              <w:t>3</w:t>
            </w:r>
            <w:r>
              <w:rPr>
                <w:noProof/>
                <w:webHidden/>
              </w:rPr>
              <w:fldChar w:fldCharType="end"/>
            </w:r>
          </w:hyperlink>
        </w:p>
        <w:p w14:paraId="0F9757E5"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87" w:history="1">
            <w:r w:rsidRPr="00BB3FAC">
              <w:rPr>
                <w:rStyle w:val="Hyperlink"/>
                <w:noProof/>
                <w:lang w:val="en-US"/>
              </w:rPr>
              <w:t>1.2</w:t>
            </w:r>
            <w:r>
              <w:rPr>
                <w:rFonts w:asciiTheme="minorHAnsi" w:eastAsiaTheme="minorEastAsia" w:hAnsiTheme="minorHAnsi" w:cstheme="minorBidi"/>
                <w:noProof/>
                <w:spacing w:val="0"/>
                <w:szCs w:val="22"/>
                <w:lang w:eastAsia="de-DE"/>
              </w:rPr>
              <w:tab/>
            </w:r>
            <w:r w:rsidRPr="00BB3FAC">
              <w:rPr>
                <w:rStyle w:val="Hyperlink"/>
                <w:noProof/>
                <w:lang w:val="en-US"/>
              </w:rPr>
              <w:t>Languages</w:t>
            </w:r>
            <w:r>
              <w:rPr>
                <w:noProof/>
                <w:webHidden/>
              </w:rPr>
              <w:tab/>
            </w:r>
            <w:r>
              <w:rPr>
                <w:noProof/>
                <w:webHidden/>
              </w:rPr>
              <w:fldChar w:fldCharType="begin"/>
            </w:r>
            <w:r>
              <w:rPr>
                <w:noProof/>
                <w:webHidden/>
              </w:rPr>
              <w:instrText xml:space="preserve"> PAGEREF _Toc445120087 \h </w:instrText>
            </w:r>
            <w:r>
              <w:rPr>
                <w:noProof/>
                <w:webHidden/>
              </w:rPr>
            </w:r>
            <w:r>
              <w:rPr>
                <w:noProof/>
                <w:webHidden/>
              </w:rPr>
              <w:fldChar w:fldCharType="separate"/>
            </w:r>
            <w:r>
              <w:rPr>
                <w:noProof/>
                <w:webHidden/>
              </w:rPr>
              <w:t>4</w:t>
            </w:r>
            <w:r>
              <w:rPr>
                <w:noProof/>
                <w:webHidden/>
              </w:rPr>
              <w:fldChar w:fldCharType="end"/>
            </w:r>
          </w:hyperlink>
        </w:p>
        <w:p w14:paraId="3C139A0C" w14:textId="77777777" w:rsidR="00AB1787" w:rsidRDefault="00AB1787">
          <w:pPr>
            <w:pStyle w:val="Verzeichnis1"/>
            <w:rPr>
              <w:rFonts w:asciiTheme="minorHAnsi" w:eastAsiaTheme="minorEastAsia" w:hAnsiTheme="minorHAnsi" w:cstheme="minorBidi"/>
              <w:b w:val="0"/>
              <w:noProof/>
              <w:spacing w:val="0"/>
              <w:szCs w:val="22"/>
              <w:lang w:eastAsia="de-DE"/>
            </w:rPr>
          </w:pPr>
          <w:hyperlink w:anchor="_Toc445120088" w:history="1">
            <w:r w:rsidRPr="00BB3FAC">
              <w:rPr>
                <w:rStyle w:val="Hyperlink"/>
                <w:noProof/>
                <w:lang w:val="en-US"/>
              </w:rPr>
              <w:t>2.</w:t>
            </w:r>
            <w:r>
              <w:rPr>
                <w:rFonts w:asciiTheme="minorHAnsi" w:eastAsiaTheme="minorEastAsia" w:hAnsiTheme="minorHAnsi" w:cstheme="minorBidi"/>
                <w:b w:val="0"/>
                <w:noProof/>
                <w:spacing w:val="0"/>
                <w:szCs w:val="22"/>
                <w:lang w:eastAsia="de-DE"/>
              </w:rPr>
              <w:tab/>
            </w:r>
            <w:r w:rsidRPr="00BB3FAC">
              <w:rPr>
                <w:rStyle w:val="Hyperlink"/>
                <w:noProof/>
                <w:lang w:val="en-US"/>
              </w:rPr>
              <w:t>Logic Interface Design</w:t>
            </w:r>
            <w:r>
              <w:rPr>
                <w:noProof/>
                <w:webHidden/>
              </w:rPr>
              <w:tab/>
            </w:r>
            <w:r>
              <w:rPr>
                <w:noProof/>
                <w:webHidden/>
              </w:rPr>
              <w:fldChar w:fldCharType="begin"/>
            </w:r>
            <w:r>
              <w:rPr>
                <w:noProof/>
                <w:webHidden/>
              </w:rPr>
              <w:instrText xml:space="preserve"> PAGEREF _Toc445120088 \h </w:instrText>
            </w:r>
            <w:r>
              <w:rPr>
                <w:noProof/>
                <w:webHidden/>
              </w:rPr>
            </w:r>
            <w:r>
              <w:rPr>
                <w:noProof/>
                <w:webHidden/>
              </w:rPr>
              <w:fldChar w:fldCharType="separate"/>
            </w:r>
            <w:r>
              <w:rPr>
                <w:noProof/>
                <w:webHidden/>
              </w:rPr>
              <w:t>4</w:t>
            </w:r>
            <w:r>
              <w:rPr>
                <w:noProof/>
                <w:webHidden/>
              </w:rPr>
              <w:fldChar w:fldCharType="end"/>
            </w:r>
          </w:hyperlink>
        </w:p>
        <w:p w14:paraId="57099E7E"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89" w:history="1">
            <w:r w:rsidRPr="00BB3FAC">
              <w:rPr>
                <w:rStyle w:val="Hyperlink"/>
                <w:noProof/>
                <w:lang w:val="en-US"/>
              </w:rPr>
              <w:t>2.1</w:t>
            </w:r>
            <w:r>
              <w:rPr>
                <w:rFonts w:asciiTheme="minorHAnsi" w:eastAsiaTheme="minorEastAsia" w:hAnsiTheme="minorHAnsi" w:cstheme="minorBidi"/>
                <w:noProof/>
                <w:spacing w:val="0"/>
                <w:szCs w:val="22"/>
                <w:lang w:eastAsia="de-DE"/>
              </w:rPr>
              <w:tab/>
            </w:r>
            <w:r w:rsidRPr="00BB3FAC">
              <w:rPr>
                <w:rStyle w:val="Hyperlink"/>
                <w:noProof/>
                <w:lang w:val="en-US"/>
              </w:rPr>
              <w:t>Introduction</w:t>
            </w:r>
            <w:r>
              <w:rPr>
                <w:noProof/>
                <w:webHidden/>
              </w:rPr>
              <w:tab/>
            </w:r>
            <w:r>
              <w:rPr>
                <w:noProof/>
                <w:webHidden/>
              </w:rPr>
              <w:fldChar w:fldCharType="begin"/>
            </w:r>
            <w:r>
              <w:rPr>
                <w:noProof/>
                <w:webHidden/>
              </w:rPr>
              <w:instrText xml:space="preserve"> PAGEREF _Toc445120089 \h </w:instrText>
            </w:r>
            <w:r>
              <w:rPr>
                <w:noProof/>
                <w:webHidden/>
              </w:rPr>
            </w:r>
            <w:r>
              <w:rPr>
                <w:noProof/>
                <w:webHidden/>
              </w:rPr>
              <w:fldChar w:fldCharType="separate"/>
            </w:r>
            <w:r>
              <w:rPr>
                <w:noProof/>
                <w:webHidden/>
              </w:rPr>
              <w:t>4</w:t>
            </w:r>
            <w:r>
              <w:rPr>
                <w:noProof/>
                <w:webHidden/>
              </w:rPr>
              <w:fldChar w:fldCharType="end"/>
            </w:r>
          </w:hyperlink>
        </w:p>
        <w:p w14:paraId="27122356"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90" w:history="1">
            <w:r w:rsidRPr="00BB3FAC">
              <w:rPr>
                <w:rStyle w:val="Hyperlink"/>
                <w:noProof/>
                <w:lang w:val="en-US"/>
              </w:rPr>
              <w:t>2.2</w:t>
            </w:r>
            <w:r>
              <w:rPr>
                <w:rFonts w:asciiTheme="minorHAnsi" w:eastAsiaTheme="minorEastAsia" w:hAnsiTheme="minorHAnsi" w:cstheme="minorBidi"/>
                <w:noProof/>
                <w:spacing w:val="0"/>
                <w:szCs w:val="22"/>
                <w:lang w:eastAsia="de-DE"/>
              </w:rPr>
              <w:tab/>
            </w:r>
            <w:r w:rsidRPr="00BB3FAC">
              <w:rPr>
                <w:rStyle w:val="Hyperlink"/>
                <w:noProof/>
                <w:lang w:val="en-US"/>
              </w:rPr>
              <w:t>Interface and Integration definition</w:t>
            </w:r>
            <w:r>
              <w:rPr>
                <w:noProof/>
                <w:webHidden/>
              </w:rPr>
              <w:tab/>
            </w:r>
            <w:r>
              <w:rPr>
                <w:noProof/>
                <w:webHidden/>
              </w:rPr>
              <w:fldChar w:fldCharType="begin"/>
            </w:r>
            <w:r>
              <w:rPr>
                <w:noProof/>
                <w:webHidden/>
              </w:rPr>
              <w:instrText xml:space="preserve"> PAGEREF _Toc445120090 \h </w:instrText>
            </w:r>
            <w:r>
              <w:rPr>
                <w:noProof/>
                <w:webHidden/>
              </w:rPr>
            </w:r>
            <w:r>
              <w:rPr>
                <w:noProof/>
                <w:webHidden/>
              </w:rPr>
              <w:fldChar w:fldCharType="separate"/>
            </w:r>
            <w:r>
              <w:rPr>
                <w:noProof/>
                <w:webHidden/>
              </w:rPr>
              <w:t>5</w:t>
            </w:r>
            <w:r>
              <w:rPr>
                <w:noProof/>
                <w:webHidden/>
              </w:rPr>
              <w:fldChar w:fldCharType="end"/>
            </w:r>
          </w:hyperlink>
        </w:p>
        <w:p w14:paraId="7DE272BB"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091" w:history="1">
            <w:r w:rsidRPr="00BB3FAC">
              <w:rPr>
                <w:rStyle w:val="Hyperlink"/>
                <w:noProof/>
              </w:rPr>
              <w:t>2.2.1</w:t>
            </w:r>
            <w:r>
              <w:rPr>
                <w:rFonts w:asciiTheme="minorHAnsi" w:eastAsiaTheme="minorEastAsia" w:hAnsiTheme="minorHAnsi" w:cstheme="minorBidi"/>
                <w:noProof/>
                <w:spacing w:val="0"/>
                <w:szCs w:val="22"/>
                <w:lang w:eastAsia="de-DE"/>
              </w:rPr>
              <w:tab/>
            </w:r>
            <w:r w:rsidRPr="00BB3FAC">
              <w:rPr>
                <w:rStyle w:val="Hyperlink"/>
                <w:noProof/>
                <w:lang w:val="en-US"/>
              </w:rPr>
              <w:t>Service API - AJAX &amp; Standard HTTP Request</w:t>
            </w:r>
            <w:r>
              <w:rPr>
                <w:noProof/>
                <w:webHidden/>
              </w:rPr>
              <w:tab/>
            </w:r>
            <w:r>
              <w:rPr>
                <w:noProof/>
                <w:webHidden/>
              </w:rPr>
              <w:fldChar w:fldCharType="begin"/>
            </w:r>
            <w:r>
              <w:rPr>
                <w:noProof/>
                <w:webHidden/>
              </w:rPr>
              <w:instrText xml:space="preserve"> PAGEREF _Toc445120091 \h </w:instrText>
            </w:r>
            <w:r>
              <w:rPr>
                <w:noProof/>
                <w:webHidden/>
              </w:rPr>
            </w:r>
            <w:r>
              <w:rPr>
                <w:noProof/>
                <w:webHidden/>
              </w:rPr>
              <w:fldChar w:fldCharType="separate"/>
            </w:r>
            <w:r>
              <w:rPr>
                <w:noProof/>
                <w:webHidden/>
              </w:rPr>
              <w:t>5</w:t>
            </w:r>
            <w:r>
              <w:rPr>
                <w:noProof/>
                <w:webHidden/>
              </w:rPr>
              <w:fldChar w:fldCharType="end"/>
            </w:r>
          </w:hyperlink>
        </w:p>
        <w:p w14:paraId="73585DA0"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092" w:history="1">
            <w:r w:rsidRPr="00BB3FAC">
              <w:rPr>
                <w:rStyle w:val="Hyperlink"/>
                <w:noProof/>
              </w:rPr>
              <w:t>2.2.2</w:t>
            </w:r>
            <w:r>
              <w:rPr>
                <w:rFonts w:asciiTheme="minorHAnsi" w:eastAsiaTheme="minorEastAsia" w:hAnsiTheme="minorHAnsi" w:cstheme="minorBidi"/>
                <w:noProof/>
                <w:spacing w:val="0"/>
                <w:szCs w:val="22"/>
                <w:lang w:eastAsia="de-DE"/>
              </w:rPr>
              <w:tab/>
            </w:r>
            <w:r w:rsidRPr="00BB3FAC">
              <w:rPr>
                <w:rStyle w:val="Hyperlink"/>
                <w:noProof/>
                <w:lang w:val="en-US"/>
              </w:rPr>
              <w:t>Caching of service API calls</w:t>
            </w:r>
            <w:r>
              <w:rPr>
                <w:noProof/>
                <w:webHidden/>
              </w:rPr>
              <w:tab/>
            </w:r>
            <w:r>
              <w:rPr>
                <w:noProof/>
                <w:webHidden/>
              </w:rPr>
              <w:fldChar w:fldCharType="begin"/>
            </w:r>
            <w:r>
              <w:rPr>
                <w:noProof/>
                <w:webHidden/>
              </w:rPr>
              <w:instrText xml:space="preserve"> PAGEREF _Toc445120092 \h </w:instrText>
            </w:r>
            <w:r>
              <w:rPr>
                <w:noProof/>
                <w:webHidden/>
              </w:rPr>
            </w:r>
            <w:r>
              <w:rPr>
                <w:noProof/>
                <w:webHidden/>
              </w:rPr>
              <w:fldChar w:fldCharType="separate"/>
            </w:r>
            <w:r>
              <w:rPr>
                <w:noProof/>
                <w:webHidden/>
              </w:rPr>
              <w:t>5</w:t>
            </w:r>
            <w:r>
              <w:rPr>
                <w:noProof/>
                <w:webHidden/>
              </w:rPr>
              <w:fldChar w:fldCharType="end"/>
            </w:r>
          </w:hyperlink>
        </w:p>
        <w:p w14:paraId="200CC055"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093" w:history="1">
            <w:r w:rsidRPr="00BB3FAC">
              <w:rPr>
                <w:rStyle w:val="Hyperlink"/>
                <w:noProof/>
              </w:rPr>
              <w:t>2.2.3</w:t>
            </w:r>
            <w:r>
              <w:rPr>
                <w:rFonts w:asciiTheme="minorHAnsi" w:eastAsiaTheme="minorEastAsia" w:hAnsiTheme="minorHAnsi" w:cstheme="minorBidi"/>
                <w:noProof/>
                <w:spacing w:val="0"/>
                <w:szCs w:val="22"/>
                <w:lang w:eastAsia="de-DE"/>
              </w:rPr>
              <w:tab/>
            </w:r>
            <w:r w:rsidRPr="00BB3FAC">
              <w:rPr>
                <w:rStyle w:val="Hyperlink"/>
                <w:noProof/>
                <w:lang w:val="en-US"/>
              </w:rPr>
              <w:t>Guiding ideas</w:t>
            </w:r>
            <w:r>
              <w:rPr>
                <w:noProof/>
                <w:webHidden/>
              </w:rPr>
              <w:tab/>
            </w:r>
            <w:r>
              <w:rPr>
                <w:noProof/>
                <w:webHidden/>
              </w:rPr>
              <w:fldChar w:fldCharType="begin"/>
            </w:r>
            <w:r>
              <w:rPr>
                <w:noProof/>
                <w:webHidden/>
              </w:rPr>
              <w:instrText xml:space="preserve"> PAGEREF _Toc445120093 \h </w:instrText>
            </w:r>
            <w:r>
              <w:rPr>
                <w:noProof/>
                <w:webHidden/>
              </w:rPr>
            </w:r>
            <w:r>
              <w:rPr>
                <w:noProof/>
                <w:webHidden/>
              </w:rPr>
              <w:fldChar w:fldCharType="separate"/>
            </w:r>
            <w:r>
              <w:rPr>
                <w:noProof/>
                <w:webHidden/>
              </w:rPr>
              <w:t>6</w:t>
            </w:r>
            <w:r>
              <w:rPr>
                <w:noProof/>
                <w:webHidden/>
              </w:rPr>
              <w:fldChar w:fldCharType="end"/>
            </w:r>
          </w:hyperlink>
        </w:p>
        <w:p w14:paraId="243B4470"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094" w:history="1">
            <w:r w:rsidRPr="00BB3FAC">
              <w:rPr>
                <w:rStyle w:val="Hyperlink"/>
                <w:noProof/>
              </w:rPr>
              <w:t>2.2.4</w:t>
            </w:r>
            <w:r>
              <w:rPr>
                <w:rFonts w:asciiTheme="minorHAnsi" w:eastAsiaTheme="minorEastAsia" w:hAnsiTheme="minorHAnsi" w:cstheme="minorBidi"/>
                <w:noProof/>
                <w:spacing w:val="0"/>
                <w:szCs w:val="22"/>
                <w:lang w:eastAsia="de-DE"/>
              </w:rPr>
              <w:tab/>
            </w:r>
            <w:r w:rsidRPr="00BB3FAC">
              <w:rPr>
                <w:rStyle w:val="Hyperlink"/>
                <w:noProof/>
                <w:lang w:val="en-US"/>
              </w:rPr>
              <w:t>Technical solution</w:t>
            </w:r>
            <w:r>
              <w:rPr>
                <w:noProof/>
                <w:webHidden/>
              </w:rPr>
              <w:tab/>
            </w:r>
            <w:r>
              <w:rPr>
                <w:noProof/>
                <w:webHidden/>
              </w:rPr>
              <w:fldChar w:fldCharType="begin"/>
            </w:r>
            <w:r>
              <w:rPr>
                <w:noProof/>
                <w:webHidden/>
              </w:rPr>
              <w:instrText xml:space="preserve"> PAGEREF _Toc445120094 \h </w:instrText>
            </w:r>
            <w:r>
              <w:rPr>
                <w:noProof/>
                <w:webHidden/>
              </w:rPr>
            </w:r>
            <w:r>
              <w:rPr>
                <w:noProof/>
                <w:webHidden/>
              </w:rPr>
              <w:fldChar w:fldCharType="separate"/>
            </w:r>
            <w:r>
              <w:rPr>
                <w:noProof/>
                <w:webHidden/>
              </w:rPr>
              <w:t>6</w:t>
            </w:r>
            <w:r>
              <w:rPr>
                <w:noProof/>
                <w:webHidden/>
              </w:rPr>
              <w:fldChar w:fldCharType="end"/>
            </w:r>
          </w:hyperlink>
        </w:p>
        <w:p w14:paraId="10BD4213" w14:textId="77777777" w:rsidR="00AB1787" w:rsidRDefault="00AB1787">
          <w:pPr>
            <w:pStyle w:val="Verzeichnis1"/>
            <w:rPr>
              <w:rFonts w:asciiTheme="minorHAnsi" w:eastAsiaTheme="minorEastAsia" w:hAnsiTheme="minorHAnsi" w:cstheme="minorBidi"/>
              <w:b w:val="0"/>
              <w:noProof/>
              <w:spacing w:val="0"/>
              <w:szCs w:val="22"/>
              <w:lang w:eastAsia="de-DE"/>
            </w:rPr>
          </w:pPr>
          <w:hyperlink w:anchor="_Toc445120095" w:history="1">
            <w:r w:rsidRPr="00BB3FAC">
              <w:rPr>
                <w:rStyle w:val="Hyperlink"/>
                <w:noProof/>
                <w:lang w:val="en-US"/>
              </w:rPr>
              <w:t>3.</w:t>
            </w:r>
            <w:r>
              <w:rPr>
                <w:rFonts w:asciiTheme="minorHAnsi" w:eastAsiaTheme="minorEastAsia" w:hAnsiTheme="minorHAnsi" w:cstheme="minorBidi"/>
                <w:b w:val="0"/>
                <w:noProof/>
                <w:spacing w:val="0"/>
                <w:szCs w:val="22"/>
                <w:lang w:eastAsia="de-DE"/>
              </w:rPr>
              <w:tab/>
            </w:r>
            <w:r w:rsidRPr="00BB3FAC">
              <w:rPr>
                <w:rStyle w:val="Hyperlink"/>
                <w:noProof/>
                <w:lang w:val="en-US"/>
              </w:rPr>
              <w:t>Technical Interface Design</w:t>
            </w:r>
            <w:r>
              <w:rPr>
                <w:noProof/>
                <w:webHidden/>
              </w:rPr>
              <w:tab/>
            </w:r>
            <w:r>
              <w:rPr>
                <w:noProof/>
                <w:webHidden/>
              </w:rPr>
              <w:fldChar w:fldCharType="begin"/>
            </w:r>
            <w:r>
              <w:rPr>
                <w:noProof/>
                <w:webHidden/>
              </w:rPr>
              <w:instrText xml:space="preserve"> PAGEREF _Toc445120095 \h </w:instrText>
            </w:r>
            <w:r>
              <w:rPr>
                <w:noProof/>
                <w:webHidden/>
              </w:rPr>
            </w:r>
            <w:r>
              <w:rPr>
                <w:noProof/>
                <w:webHidden/>
              </w:rPr>
              <w:fldChar w:fldCharType="separate"/>
            </w:r>
            <w:r>
              <w:rPr>
                <w:noProof/>
                <w:webHidden/>
              </w:rPr>
              <w:t>7</w:t>
            </w:r>
            <w:r>
              <w:rPr>
                <w:noProof/>
                <w:webHidden/>
              </w:rPr>
              <w:fldChar w:fldCharType="end"/>
            </w:r>
          </w:hyperlink>
        </w:p>
        <w:p w14:paraId="479C8E05"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96" w:history="1">
            <w:r w:rsidRPr="00BB3FAC">
              <w:rPr>
                <w:rStyle w:val="Hyperlink"/>
                <w:noProof/>
                <w:lang w:val="en-US"/>
              </w:rPr>
              <w:t>3.1</w:t>
            </w:r>
            <w:r>
              <w:rPr>
                <w:rFonts w:asciiTheme="minorHAnsi" w:eastAsiaTheme="minorEastAsia" w:hAnsiTheme="minorHAnsi" w:cstheme="minorBidi"/>
                <w:noProof/>
                <w:spacing w:val="0"/>
                <w:szCs w:val="22"/>
                <w:lang w:eastAsia="de-DE"/>
              </w:rPr>
              <w:tab/>
            </w:r>
            <w:r w:rsidRPr="00BB3FAC">
              <w:rPr>
                <w:rStyle w:val="Hyperlink"/>
                <w:noProof/>
                <w:lang w:val="en-US"/>
              </w:rPr>
              <w:t>Summary</w:t>
            </w:r>
            <w:r>
              <w:rPr>
                <w:noProof/>
                <w:webHidden/>
              </w:rPr>
              <w:tab/>
            </w:r>
            <w:r>
              <w:rPr>
                <w:noProof/>
                <w:webHidden/>
              </w:rPr>
              <w:fldChar w:fldCharType="begin"/>
            </w:r>
            <w:r>
              <w:rPr>
                <w:noProof/>
                <w:webHidden/>
              </w:rPr>
              <w:instrText xml:space="preserve"> PAGEREF _Toc445120096 \h </w:instrText>
            </w:r>
            <w:r>
              <w:rPr>
                <w:noProof/>
                <w:webHidden/>
              </w:rPr>
            </w:r>
            <w:r>
              <w:rPr>
                <w:noProof/>
                <w:webHidden/>
              </w:rPr>
              <w:fldChar w:fldCharType="separate"/>
            </w:r>
            <w:r>
              <w:rPr>
                <w:noProof/>
                <w:webHidden/>
              </w:rPr>
              <w:t>7</w:t>
            </w:r>
            <w:r>
              <w:rPr>
                <w:noProof/>
                <w:webHidden/>
              </w:rPr>
              <w:fldChar w:fldCharType="end"/>
            </w:r>
          </w:hyperlink>
        </w:p>
        <w:p w14:paraId="5C013BB8"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97" w:history="1">
            <w:r w:rsidRPr="00BB3FAC">
              <w:rPr>
                <w:rStyle w:val="Hyperlink"/>
                <w:noProof/>
                <w:lang w:val="en-US"/>
              </w:rPr>
              <w:t>3.2</w:t>
            </w:r>
            <w:r>
              <w:rPr>
                <w:rFonts w:asciiTheme="minorHAnsi" w:eastAsiaTheme="minorEastAsia" w:hAnsiTheme="minorHAnsi" w:cstheme="minorBidi"/>
                <w:noProof/>
                <w:spacing w:val="0"/>
                <w:szCs w:val="22"/>
                <w:lang w:eastAsia="de-DE"/>
              </w:rPr>
              <w:tab/>
            </w:r>
            <w:r w:rsidRPr="00BB3FAC">
              <w:rPr>
                <w:rStyle w:val="Hyperlink"/>
                <w:noProof/>
                <w:lang w:val="en-US"/>
              </w:rPr>
              <w:t>Overview of business requirements</w:t>
            </w:r>
            <w:r>
              <w:rPr>
                <w:noProof/>
                <w:webHidden/>
              </w:rPr>
              <w:tab/>
            </w:r>
            <w:r>
              <w:rPr>
                <w:noProof/>
                <w:webHidden/>
              </w:rPr>
              <w:fldChar w:fldCharType="begin"/>
            </w:r>
            <w:r>
              <w:rPr>
                <w:noProof/>
                <w:webHidden/>
              </w:rPr>
              <w:instrText xml:space="preserve"> PAGEREF _Toc445120097 \h </w:instrText>
            </w:r>
            <w:r>
              <w:rPr>
                <w:noProof/>
                <w:webHidden/>
              </w:rPr>
            </w:r>
            <w:r>
              <w:rPr>
                <w:noProof/>
                <w:webHidden/>
              </w:rPr>
              <w:fldChar w:fldCharType="separate"/>
            </w:r>
            <w:r>
              <w:rPr>
                <w:noProof/>
                <w:webHidden/>
              </w:rPr>
              <w:t>7</w:t>
            </w:r>
            <w:r>
              <w:rPr>
                <w:noProof/>
                <w:webHidden/>
              </w:rPr>
              <w:fldChar w:fldCharType="end"/>
            </w:r>
          </w:hyperlink>
        </w:p>
        <w:p w14:paraId="365CDCE2"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98" w:history="1">
            <w:r w:rsidRPr="00BB3FAC">
              <w:rPr>
                <w:rStyle w:val="Hyperlink"/>
                <w:noProof/>
                <w:lang w:val="en-US"/>
              </w:rPr>
              <w:t>3.3</w:t>
            </w:r>
            <w:r>
              <w:rPr>
                <w:rFonts w:asciiTheme="minorHAnsi" w:eastAsiaTheme="minorEastAsia" w:hAnsiTheme="minorHAnsi" w:cstheme="minorBidi"/>
                <w:noProof/>
                <w:spacing w:val="0"/>
                <w:szCs w:val="22"/>
                <w:lang w:eastAsia="de-DE"/>
              </w:rPr>
              <w:tab/>
            </w:r>
            <w:r w:rsidRPr="00BB3FAC">
              <w:rPr>
                <w:rStyle w:val="Hyperlink"/>
                <w:noProof/>
                <w:lang w:val="en-US"/>
              </w:rPr>
              <w:t>Non-functional requirements</w:t>
            </w:r>
            <w:r>
              <w:rPr>
                <w:noProof/>
                <w:webHidden/>
              </w:rPr>
              <w:tab/>
            </w:r>
            <w:r>
              <w:rPr>
                <w:noProof/>
                <w:webHidden/>
              </w:rPr>
              <w:fldChar w:fldCharType="begin"/>
            </w:r>
            <w:r>
              <w:rPr>
                <w:noProof/>
                <w:webHidden/>
              </w:rPr>
              <w:instrText xml:space="preserve"> PAGEREF _Toc445120098 \h </w:instrText>
            </w:r>
            <w:r>
              <w:rPr>
                <w:noProof/>
                <w:webHidden/>
              </w:rPr>
            </w:r>
            <w:r>
              <w:rPr>
                <w:noProof/>
                <w:webHidden/>
              </w:rPr>
              <w:fldChar w:fldCharType="separate"/>
            </w:r>
            <w:r>
              <w:rPr>
                <w:noProof/>
                <w:webHidden/>
              </w:rPr>
              <w:t>7</w:t>
            </w:r>
            <w:r>
              <w:rPr>
                <w:noProof/>
                <w:webHidden/>
              </w:rPr>
              <w:fldChar w:fldCharType="end"/>
            </w:r>
          </w:hyperlink>
        </w:p>
        <w:p w14:paraId="2392982E"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099" w:history="1">
            <w:r w:rsidRPr="00BB3FAC">
              <w:rPr>
                <w:rStyle w:val="Hyperlink"/>
                <w:noProof/>
                <w:lang w:val="en-US"/>
              </w:rPr>
              <w:t>3.4</w:t>
            </w:r>
            <w:r>
              <w:rPr>
                <w:rFonts w:asciiTheme="minorHAnsi" w:eastAsiaTheme="minorEastAsia" w:hAnsiTheme="minorHAnsi" w:cstheme="minorBidi"/>
                <w:noProof/>
                <w:spacing w:val="0"/>
                <w:szCs w:val="22"/>
                <w:lang w:eastAsia="de-DE"/>
              </w:rPr>
              <w:tab/>
            </w:r>
            <w:r w:rsidRPr="00BB3FAC">
              <w:rPr>
                <w:rStyle w:val="Hyperlink"/>
                <w:noProof/>
                <w:lang w:val="en-US"/>
              </w:rPr>
              <w:t>Data type definition</w:t>
            </w:r>
            <w:r>
              <w:rPr>
                <w:noProof/>
                <w:webHidden/>
              </w:rPr>
              <w:tab/>
            </w:r>
            <w:r>
              <w:rPr>
                <w:noProof/>
                <w:webHidden/>
              </w:rPr>
              <w:fldChar w:fldCharType="begin"/>
            </w:r>
            <w:r>
              <w:rPr>
                <w:noProof/>
                <w:webHidden/>
              </w:rPr>
              <w:instrText xml:space="preserve"> PAGEREF _Toc445120099 \h </w:instrText>
            </w:r>
            <w:r>
              <w:rPr>
                <w:noProof/>
                <w:webHidden/>
              </w:rPr>
            </w:r>
            <w:r>
              <w:rPr>
                <w:noProof/>
                <w:webHidden/>
              </w:rPr>
              <w:fldChar w:fldCharType="separate"/>
            </w:r>
            <w:r>
              <w:rPr>
                <w:noProof/>
                <w:webHidden/>
              </w:rPr>
              <w:t>7</w:t>
            </w:r>
            <w:r>
              <w:rPr>
                <w:noProof/>
                <w:webHidden/>
              </w:rPr>
              <w:fldChar w:fldCharType="end"/>
            </w:r>
          </w:hyperlink>
        </w:p>
        <w:p w14:paraId="49E4DA87"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0" w:history="1">
            <w:r w:rsidRPr="00BB3FAC">
              <w:rPr>
                <w:rStyle w:val="Hyperlink"/>
                <w:noProof/>
              </w:rPr>
              <w:t>3.4.1</w:t>
            </w:r>
            <w:r>
              <w:rPr>
                <w:rFonts w:asciiTheme="minorHAnsi" w:eastAsiaTheme="minorEastAsia" w:hAnsiTheme="minorHAnsi" w:cstheme="minorBidi"/>
                <w:noProof/>
                <w:spacing w:val="0"/>
                <w:szCs w:val="22"/>
                <w:lang w:eastAsia="de-DE"/>
              </w:rPr>
              <w:tab/>
            </w:r>
            <w:r w:rsidRPr="00BB3FAC">
              <w:rPr>
                <w:rStyle w:val="Hyperlink"/>
                <w:noProof/>
                <w:lang w:val="en-US"/>
              </w:rPr>
              <w:t>Complex data types</w:t>
            </w:r>
            <w:r>
              <w:rPr>
                <w:noProof/>
                <w:webHidden/>
              </w:rPr>
              <w:tab/>
            </w:r>
            <w:r>
              <w:rPr>
                <w:noProof/>
                <w:webHidden/>
              </w:rPr>
              <w:fldChar w:fldCharType="begin"/>
            </w:r>
            <w:r>
              <w:rPr>
                <w:noProof/>
                <w:webHidden/>
              </w:rPr>
              <w:instrText xml:space="preserve"> PAGEREF _Toc445120100 \h </w:instrText>
            </w:r>
            <w:r>
              <w:rPr>
                <w:noProof/>
                <w:webHidden/>
              </w:rPr>
            </w:r>
            <w:r>
              <w:rPr>
                <w:noProof/>
                <w:webHidden/>
              </w:rPr>
              <w:fldChar w:fldCharType="separate"/>
            </w:r>
            <w:r>
              <w:rPr>
                <w:noProof/>
                <w:webHidden/>
              </w:rPr>
              <w:t>7</w:t>
            </w:r>
            <w:r>
              <w:rPr>
                <w:noProof/>
                <w:webHidden/>
              </w:rPr>
              <w:fldChar w:fldCharType="end"/>
            </w:r>
          </w:hyperlink>
        </w:p>
        <w:p w14:paraId="6BA04143"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1" w:history="1">
            <w:r w:rsidRPr="00BB3FAC">
              <w:rPr>
                <w:rStyle w:val="Hyperlink"/>
                <w:noProof/>
              </w:rPr>
              <w:t>3.4.2</w:t>
            </w:r>
            <w:r>
              <w:rPr>
                <w:rFonts w:asciiTheme="minorHAnsi" w:eastAsiaTheme="minorEastAsia" w:hAnsiTheme="minorHAnsi" w:cstheme="minorBidi"/>
                <w:noProof/>
                <w:spacing w:val="0"/>
                <w:szCs w:val="22"/>
                <w:lang w:eastAsia="de-DE"/>
              </w:rPr>
              <w:tab/>
            </w:r>
            <w:r w:rsidRPr="00BB3FAC">
              <w:rPr>
                <w:rStyle w:val="Hyperlink"/>
                <w:noProof/>
                <w:lang w:val="en-US"/>
              </w:rPr>
              <w:t>Scalar types</w:t>
            </w:r>
            <w:r>
              <w:rPr>
                <w:noProof/>
                <w:webHidden/>
              </w:rPr>
              <w:tab/>
            </w:r>
            <w:r>
              <w:rPr>
                <w:noProof/>
                <w:webHidden/>
              </w:rPr>
              <w:fldChar w:fldCharType="begin"/>
            </w:r>
            <w:r>
              <w:rPr>
                <w:noProof/>
                <w:webHidden/>
              </w:rPr>
              <w:instrText xml:space="preserve"> PAGEREF _Toc445120101 \h </w:instrText>
            </w:r>
            <w:r>
              <w:rPr>
                <w:noProof/>
                <w:webHidden/>
              </w:rPr>
            </w:r>
            <w:r>
              <w:rPr>
                <w:noProof/>
                <w:webHidden/>
              </w:rPr>
              <w:fldChar w:fldCharType="separate"/>
            </w:r>
            <w:r>
              <w:rPr>
                <w:noProof/>
                <w:webHidden/>
              </w:rPr>
              <w:t>8</w:t>
            </w:r>
            <w:r>
              <w:rPr>
                <w:noProof/>
                <w:webHidden/>
              </w:rPr>
              <w:fldChar w:fldCharType="end"/>
            </w:r>
          </w:hyperlink>
        </w:p>
        <w:p w14:paraId="7DF48778"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102" w:history="1">
            <w:r w:rsidRPr="00BB3FAC">
              <w:rPr>
                <w:rStyle w:val="Hyperlink"/>
                <w:noProof/>
                <w:lang w:val="en-US"/>
              </w:rPr>
              <w:t>3.5</w:t>
            </w:r>
            <w:r>
              <w:rPr>
                <w:rFonts w:asciiTheme="minorHAnsi" w:eastAsiaTheme="minorEastAsia" w:hAnsiTheme="minorHAnsi" w:cstheme="minorBidi"/>
                <w:noProof/>
                <w:spacing w:val="0"/>
                <w:szCs w:val="22"/>
                <w:lang w:eastAsia="de-DE"/>
              </w:rPr>
              <w:tab/>
            </w:r>
            <w:r w:rsidRPr="00BB3FAC">
              <w:rPr>
                <w:rStyle w:val="Hyperlink"/>
                <w:noProof/>
                <w:lang w:val="en-US"/>
              </w:rPr>
              <w:t>Overall</w:t>
            </w:r>
            <w:r>
              <w:rPr>
                <w:noProof/>
                <w:webHidden/>
              </w:rPr>
              <w:tab/>
            </w:r>
            <w:r>
              <w:rPr>
                <w:noProof/>
                <w:webHidden/>
              </w:rPr>
              <w:fldChar w:fldCharType="begin"/>
            </w:r>
            <w:r>
              <w:rPr>
                <w:noProof/>
                <w:webHidden/>
              </w:rPr>
              <w:instrText xml:space="preserve"> PAGEREF _Toc445120102 \h </w:instrText>
            </w:r>
            <w:r>
              <w:rPr>
                <w:noProof/>
                <w:webHidden/>
              </w:rPr>
            </w:r>
            <w:r>
              <w:rPr>
                <w:noProof/>
                <w:webHidden/>
              </w:rPr>
              <w:fldChar w:fldCharType="separate"/>
            </w:r>
            <w:r>
              <w:rPr>
                <w:noProof/>
                <w:webHidden/>
              </w:rPr>
              <w:t>8</w:t>
            </w:r>
            <w:r>
              <w:rPr>
                <w:noProof/>
                <w:webHidden/>
              </w:rPr>
              <w:fldChar w:fldCharType="end"/>
            </w:r>
          </w:hyperlink>
        </w:p>
        <w:p w14:paraId="28FE0899"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3" w:history="1">
            <w:r w:rsidRPr="00BB3FAC">
              <w:rPr>
                <w:rStyle w:val="Hyperlink"/>
                <w:noProof/>
              </w:rPr>
              <w:t>3.5.1</w:t>
            </w:r>
            <w:r>
              <w:rPr>
                <w:rFonts w:asciiTheme="minorHAnsi" w:eastAsiaTheme="minorEastAsia" w:hAnsiTheme="minorHAnsi" w:cstheme="minorBidi"/>
                <w:noProof/>
                <w:spacing w:val="0"/>
                <w:szCs w:val="22"/>
                <w:lang w:eastAsia="de-DE"/>
              </w:rPr>
              <w:tab/>
            </w:r>
            <w:r w:rsidRPr="00BB3FAC">
              <w:rPr>
                <w:rStyle w:val="Hyperlink"/>
                <w:noProof/>
                <w:lang w:val="en-US"/>
              </w:rPr>
              <w:t>Technical Specification</w:t>
            </w:r>
            <w:r>
              <w:rPr>
                <w:noProof/>
                <w:webHidden/>
              </w:rPr>
              <w:tab/>
            </w:r>
            <w:r>
              <w:rPr>
                <w:noProof/>
                <w:webHidden/>
              </w:rPr>
              <w:fldChar w:fldCharType="begin"/>
            </w:r>
            <w:r>
              <w:rPr>
                <w:noProof/>
                <w:webHidden/>
              </w:rPr>
              <w:instrText xml:space="preserve"> PAGEREF _Toc445120103 \h </w:instrText>
            </w:r>
            <w:r>
              <w:rPr>
                <w:noProof/>
                <w:webHidden/>
              </w:rPr>
            </w:r>
            <w:r>
              <w:rPr>
                <w:noProof/>
                <w:webHidden/>
              </w:rPr>
              <w:fldChar w:fldCharType="separate"/>
            </w:r>
            <w:r>
              <w:rPr>
                <w:noProof/>
                <w:webHidden/>
              </w:rPr>
              <w:t>8</w:t>
            </w:r>
            <w:r>
              <w:rPr>
                <w:noProof/>
                <w:webHidden/>
              </w:rPr>
              <w:fldChar w:fldCharType="end"/>
            </w:r>
          </w:hyperlink>
        </w:p>
        <w:p w14:paraId="349C8EC1"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4" w:history="1">
            <w:r w:rsidRPr="00BB3FAC">
              <w:rPr>
                <w:rStyle w:val="Hyperlink"/>
                <w:noProof/>
              </w:rPr>
              <w:t>3.5.2</w:t>
            </w:r>
            <w:r>
              <w:rPr>
                <w:rFonts w:asciiTheme="minorHAnsi" w:eastAsiaTheme="minorEastAsia" w:hAnsiTheme="minorHAnsi" w:cstheme="minorBidi"/>
                <w:noProof/>
                <w:spacing w:val="0"/>
                <w:szCs w:val="22"/>
                <w:lang w:eastAsia="de-DE"/>
              </w:rPr>
              <w:tab/>
            </w:r>
            <w:r w:rsidRPr="00BB3FAC">
              <w:rPr>
                <w:rStyle w:val="Hyperlink"/>
                <w:noProof/>
                <w:lang w:val="en-US"/>
              </w:rPr>
              <w:t>API Authentication</w:t>
            </w:r>
            <w:r>
              <w:rPr>
                <w:noProof/>
                <w:webHidden/>
              </w:rPr>
              <w:tab/>
            </w:r>
            <w:r>
              <w:rPr>
                <w:noProof/>
                <w:webHidden/>
              </w:rPr>
              <w:fldChar w:fldCharType="begin"/>
            </w:r>
            <w:r>
              <w:rPr>
                <w:noProof/>
                <w:webHidden/>
              </w:rPr>
              <w:instrText xml:space="preserve"> PAGEREF _Toc445120104 \h </w:instrText>
            </w:r>
            <w:r>
              <w:rPr>
                <w:noProof/>
                <w:webHidden/>
              </w:rPr>
            </w:r>
            <w:r>
              <w:rPr>
                <w:noProof/>
                <w:webHidden/>
              </w:rPr>
              <w:fldChar w:fldCharType="separate"/>
            </w:r>
            <w:r>
              <w:rPr>
                <w:noProof/>
                <w:webHidden/>
              </w:rPr>
              <w:t>9</w:t>
            </w:r>
            <w:r>
              <w:rPr>
                <w:noProof/>
                <w:webHidden/>
              </w:rPr>
              <w:fldChar w:fldCharType="end"/>
            </w:r>
          </w:hyperlink>
        </w:p>
        <w:p w14:paraId="751D4C4A"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5" w:history="1">
            <w:r w:rsidRPr="00BB3FAC">
              <w:rPr>
                <w:rStyle w:val="Hyperlink"/>
                <w:noProof/>
              </w:rPr>
              <w:t>3.5.3</w:t>
            </w:r>
            <w:r>
              <w:rPr>
                <w:rFonts w:asciiTheme="minorHAnsi" w:eastAsiaTheme="minorEastAsia" w:hAnsiTheme="minorHAnsi" w:cstheme="minorBidi"/>
                <w:noProof/>
                <w:spacing w:val="0"/>
                <w:szCs w:val="22"/>
                <w:lang w:eastAsia="de-DE"/>
              </w:rPr>
              <w:tab/>
            </w:r>
            <w:r w:rsidRPr="00BB3FAC">
              <w:rPr>
                <w:rStyle w:val="Hyperlink"/>
                <w:noProof/>
                <w:lang w:val="en-US"/>
              </w:rPr>
              <w:t>API Versioning</w:t>
            </w:r>
            <w:r>
              <w:rPr>
                <w:noProof/>
                <w:webHidden/>
              </w:rPr>
              <w:tab/>
            </w:r>
            <w:r>
              <w:rPr>
                <w:noProof/>
                <w:webHidden/>
              </w:rPr>
              <w:fldChar w:fldCharType="begin"/>
            </w:r>
            <w:r>
              <w:rPr>
                <w:noProof/>
                <w:webHidden/>
              </w:rPr>
              <w:instrText xml:space="preserve"> PAGEREF _Toc445120105 \h </w:instrText>
            </w:r>
            <w:r>
              <w:rPr>
                <w:noProof/>
                <w:webHidden/>
              </w:rPr>
            </w:r>
            <w:r>
              <w:rPr>
                <w:noProof/>
                <w:webHidden/>
              </w:rPr>
              <w:fldChar w:fldCharType="separate"/>
            </w:r>
            <w:r>
              <w:rPr>
                <w:noProof/>
                <w:webHidden/>
              </w:rPr>
              <w:t>9</w:t>
            </w:r>
            <w:r>
              <w:rPr>
                <w:noProof/>
                <w:webHidden/>
              </w:rPr>
              <w:fldChar w:fldCharType="end"/>
            </w:r>
          </w:hyperlink>
        </w:p>
        <w:p w14:paraId="0004AC59"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6" w:history="1">
            <w:r w:rsidRPr="00BB3FAC">
              <w:rPr>
                <w:rStyle w:val="Hyperlink"/>
                <w:noProof/>
              </w:rPr>
              <w:t>3.5.4</w:t>
            </w:r>
            <w:r>
              <w:rPr>
                <w:rFonts w:asciiTheme="minorHAnsi" w:eastAsiaTheme="minorEastAsia" w:hAnsiTheme="minorHAnsi" w:cstheme="minorBidi"/>
                <w:noProof/>
                <w:spacing w:val="0"/>
                <w:szCs w:val="22"/>
                <w:lang w:eastAsia="de-DE"/>
              </w:rPr>
              <w:tab/>
            </w:r>
            <w:r w:rsidRPr="00BB3FAC">
              <w:rPr>
                <w:rStyle w:val="Hyperlink"/>
                <w:noProof/>
                <w:lang w:val="en-US"/>
              </w:rPr>
              <w:t>Parameters</w:t>
            </w:r>
            <w:r>
              <w:rPr>
                <w:noProof/>
                <w:webHidden/>
              </w:rPr>
              <w:tab/>
            </w:r>
            <w:r>
              <w:rPr>
                <w:noProof/>
                <w:webHidden/>
              </w:rPr>
              <w:fldChar w:fldCharType="begin"/>
            </w:r>
            <w:r>
              <w:rPr>
                <w:noProof/>
                <w:webHidden/>
              </w:rPr>
              <w:instrText xml:space="preserve"> PAGEREF _Toc445120106 \h </w:instrText>
            </w:r>
            <w:r>
              <w:rPr>
                <w:noProof/>
                <w:webHidden/>
              </w:rPr>
            </w:r>
            <w:r>
              <w:rPr>
                <w:noProof/>
                <w:webHidden/>
              </w:rPr>
              <w:fldChar w:fldCharType="separate"/>
            </w:r>
            <w:r>
              <w:rPr>
                <w:noProof/>
                <w:webHidden/>
              </w:rPr>
              <w:t>9</w:t>
            </w:r>
            <w:r>
              <w:rPr>
                <w:noProof/>
                <w:webHidden/>
              </w:rPr>
              <w:fldChar w:fldCharType="end"/>
            </w:r>
          </w:hyperlink>
        </w:p>
        <w:p w14:paraId="4E547061"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7" w:history="1">
            <w:r w:rsidRPr="00BB3FAC">
              <w:rPr>
                <w:rStyle w:val="Hyperlink"/>
                <w:noProof/>
              </w:rPr>
              <w:t>3.5.5</w:t>
            </w:r>
            <w:r>
              <w:rPr>
                <w:rFonts w:asciiTheme="minorHAnsi" w:eastAsiaTheme="minorEastAsia" w:hAnsiTheme="minorHAnsi" w:cstheme="minorBidi"/>
                <w:noProof/>
                <w:spacing w:val="0"/>
                <w:szCs w:val="22"/>
                <w:lang w:eastAsia="de-DE"/>
              </w:rPr>
              <w:tab/>
            </w:r>
            <w:r w:rsidRPr="00BB3FAC">
              <w:rPr>
                <w:rStyle w:val="Hyperlink"/>
                <w:noProof/>
                <w:lang w:val="en-US"/>
              </w:rPr>
              <w:t>Example request</w:t>
            </w:r>
            <w:r>
              <w:rPr>
                <w:noProof/>
                <w:webHidden/>
              </w:rPr>
              <w:tab/>
            </w:r>
            <w:r>
              <w:rPr>
                <w:noProof/>
                <w:webHidden/>
              </w:rPr>
              <w:fldChar w:fldCharType="begin"/>
            </w:r>
            <w:r>
              <w:rPr>
                <w:noProof/>
                <w:webHidden/>
              </w:rPr>
              <w:instrText xml:space="preserve"> PAGEREF _Toc445120107 \h </w:instrText>
            </w:r>
            <w:r>
              <w:rPr>
                <w:noProof/>
                <w:webHidden/>
              </w:rPr>
            </w:r>
            <w:r>
              <w:rPr>
                <w:noProof/>
                <w:webHidden/>
              </w:rPr>
              <w:fldChar w:fldCharType="separate"/>
            </w:r>
            <w:r>
              <w:rPr>
                <w:noProof/>
                <w:webHidden/>
              </w:rPr>
              <w:t>10</w:t>
            </w:r>
            <w:r>
              <w:rPr>
                <w:noProof/>
                <w:webHidden/>
              </w:rPr>
              <w:fldChar w:fldCharType="end"/>
            </w:r>
          </w:hyperlink>
        </w:p>
        <w:p w14:paraId="18680CDD"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08" w:history="1">
            <w:r w:rsidRPr="00BB3FAC">
              <w:rPr>
                <w:rStyle w:val="Hyperlink"/>
                <w:noProof/>
              </w:rPr>
              <w:t>3.5.6</w:t>
            </w:r>
            <w:r>
              <w:rPr>
                <w:rFonts w:asciiTheme="minorHAnsi" w:eastAsiaTheme="minorEastAsia" w:hAnsiTheme="minorHAnsi" w:cstheme="minorBidi"/>
                <w:noProof/>
                <w:spacing w:val="0"/>
                <w:szCs w:val="22"/>
                <w:lang w:eastAsia="de-DE"/>
              </w:rPr>
              <w:tab/>
            </w:r>
            <w:r w:rsidRPr="00BB3FAC">
              <w:rPr>
                <w:rStyle w:val="Hyperlink"/>
                <w:noProof/>
                <w:lang w:val="en-US"/>
              </w:rPr>
              <w:t>Responses</w:t>
            </w:r>
            <w:r>
              <w:rPr>
                <w:noProof/>
                <w:webHidden/>
              </w:rPr>
              <w:tab/>
            </w:r>
            <w:r>
              <w:rPr>
                <w:noProof/>
                <w:webHidden/>
              </w:rPr>
              <w:fldChar w:fldCharType="begin"/>
            </w:r>
            <w:r>
              <w:rPr>
                <w:noProof/>
                <w:webHidden/>
              </w:rPr>
              <w:instrText xml:space="preserve"> PAGEREF _Toc445120108 \h </w:instrText>
            </w:r>
            <w:r>
              <w:rPr>
                <w:noProof/>
                <w:webHidden/>
              </w:rPr>
            </w:r>
            <w:r>
              <w:rPr>
                <w:noProof/>
                <w:webHidden/>
              </w:rPr>
              <w:fldChar w:fldCharType="separate"/>
            </w:r>
            <w:r>
              <w:rPr>
                <w:noProof/>
                <w:webHidden/>
              </w:rPr>
              <w:t>10</w:t>
            </w:r>
            <w:r>
              <w:rPr>
                <w:noProof/>
                <w:webHidden/>
              </w:rPr>
              <w:fldChar w:fldCharType="end"/>
            </w:r>
          </w:hyperlink>
        </w:p>
        <w:p w14:paraId="6AC23088"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109" w:history="1">
            <w:r w:rsidRPr="00BB3FAC">
              <w:rPr>
                <w:rStyle w:val="Hyperlink"/>
                <w:noProof/>
                <w:lang w:val="en-US"/>
              </w:rPr>
              <w:t>3.1</w:t>
            </w:r>
            <w:r>
              <w:rPr>
                <w:rFonts w:asciiTheme="minorHAnsi" w:eastAsiaTheme="minorEastAsia" w:hAnsiTheme="minorHAnsi" w:cstheme="minorBidi"/>
                <w:noProof/>
                <w:spacing w:val="0"/>
                <w:szCs w:val="22"/>
                <w:lang w:eastAsia="de-DE"/>
              </w:rPr>
              <w:tab/>
            </w:r>
            <w:r w:rsidRPr="00BB3FAC">
              <w:rPr>
                <w:rStyle w:val="Hyperlink"/>
                <w:noProof/>
                <w:lang w:val="en-US"/>
              </w:rPr>
              <w:t>General Services</w:t>
            </w:r>
            <w:r>
              <w:rPr>
                <w:noProof/>
                <w:webHidden/>
              </w:rPr>
              <w:tab/>
            </w:r>
            <w:r>
              <w:rPr>
                <w:noProof/>
                <w:webHidden/>
              </w:rPr>
              <w:fldChar w:fldCharType="begin"/>
            </w:r>
            <w:r>
              <w:rPr>
                <w:noProof/>
                <w:webHidden/>
              </w:rPr>
              <w:instrText xml:space="preserve"> PAGEREF _Toc445120109 \h </w:instrText>
            </w:r>
            <w:r>
              <w:rPr>
                <w:noProof/>
                <w:webHidden/>
              </w:rPr>
            </w:r>
            <w:r>
              <w:rPr>
                <w:noProof/>
                <w:webHidden/>
              </w:rPr>
              <w:fldChar w:fldCharType="separate"/>
            </w:r>
            <w:r>
              <w:rPr>
                <w:noProof/>
                <w:webHidden/>
              </w:rPr>
              <w:t>11</w:t>
            </w:r>
            <w:r>
              <w:rPr>
                <w:noProof/>
                <w:webHidden/>
              </w:rPr>
              <w:fldChar w:fldCharType="end"/>
            </w:r>
          </w:hyperlink>
        </w:p>
        <w:p w14:paraId="36CCBEBA"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0" w:history="1">
            <w:r w:rsidRPr="00BB3FAC">
              <w:rPr>
                <w:rStyle w:val="Hyperlink"/>
                <w:noProof/>
              </w:rPr>
              <w:t>3.1.1</w:t>
            </w:r>
            <w:r>
              <w:rPr>
                <w:rFonts w:asciiTheme="minorHAnsi" w:eastAsiaTheme="minorEastAsia" w:hAnsiTheme="minorHAnsi" w:cstheme="minorBidi"/>
                <w:noProof/>
                <w:spacing w:val="0"/>
                <w:szCs w:val="22"/>
                <w:lang w:eastAsia="de-DE"/>
              </w:rPr>
              <w:tab/>
            </w:r>
            <w:r w:rsidRPr="00BB3FAC">
              <w:rPr>
                <w:rStyle w:val="Hyperlink"/>
                <w:noProof/>
                <w:lang w:val="en-US"/>
              </w:rPr>
              <w:t>Application summary / State diagram</w:t>
            </w:r>
            <w:r>
              <w:rPr>
                <w:noProof/>
                <w:webHidden/>
              </w:rPr>
              <w:tab/>
            </w:r>
            <w:r>
              <w:rPr>
                <w:noProof/>
                <w:webHidden/>
              </w:rPr>
              <w:fldChar w:fldCharType="begin"/>
            </w:r>
            <w:r>
              <w:rPr>
                <w:noProof/>
                <w:webHidden/>
              </w:rPr>
              <w:instrText xml:space="preserve"> PAGEREF _Toc445120110 \h </w:instrText>
            </w:r>
            <w:r>
              <w:rPr>
                <w:noProof/>
                <w:webHidden/>
              </w:rPr>
            </w:r>
            <w:r>
              <w:rPr>
                <w:noProof/>
                <w:webHidden/>
              </w:rPr>
              <w:fldChar w:fldCharType="separate"/>
            </w:r>
            <w:r>
              <w:rPr>
                <w:noProof/>
                <w:webHidden/>
              </w:rPr>
              <w:t>11</w:t>
            </w:r>
            <w:r>
              <w:rPr>
                <w:noProof/>
                <w:webHidden/>
              </w:rPr>
              <w:fldChar w:fldCharType="end"/>
            </w:r>
          </w:hyperlink>
        </w:p>
        <w:p w14:paraId="67BDBFEF"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1" w:history="1">
            <w:r w:rsidRPr="00BB3FAC">
              <w:rPr>
                <w:rStyle w:val="Hyperlink"/>
                <w:noProof/>
              </w:rPr>
              <w:t>3.1.2</w:t>
            </w:r>
            <w:r>
              <w:rPr>
                <w:rFonts w:asciiTheme="minorHAnsi" w:eastAsiaTheme="minorEastAsia" w:hAnsiTheme="minorHAnsi" w:cstheme="minorBidi"/>
                <w:noProof/>
                <w:spacing w:val="0"/>
                <w:szCs w:val="22"/>
                <w:lang w:eastAsia="de-DE"/>
              </w:rPr>
              <w:tab/>
            </w:r>
            <w:r w:rsidRPr="00BB3FAC">
              <w:rPr>
                <w:rStyle w:val="Hyperlink"/>
                <w:noProof/>
                <w:lang w:val="en-US"/>
              </w:rPr>
              <w:t>API specification</w:t>
            </w:r>
            <w:r>
              <w:rPr>
                <w:noProof/>
                <w:webHidden/>
              </w:rPr>
              <w:tab/>
            </w:r>
            <w:r>
              <w:rPr>
                <w:noProof/>
                <w:webHidden/>
              </w:rPr>
              <w:fldChar w:fldCharType="begin"/>
            </w:r>
            <w:r>
              <w:rPr>
                <w:noProof/>
                <w:webHidden/>
              </w:rPr>
              <w:instrText xml:space="preserve"> PAGEREF _Toc445120111 \h </w:instrText>
            </w:r>
            <w:r>
              <w:rPr>
                <w:noProof/>
                <w:webHidden/>
              </w:rPr>
            </w:r>
            <w:r>
              <w:rPr>
                <w:noProof/>
                <w:webHidden/>
              </w:rPr>
              <w:fldChar w:fldCharType="separate"/>
            </w:r>
            <w:r>
              <w:rPr>
                <w:noProof/>
                <w:webHidden/>
              </w:rPr>
              <w:t>11</w:t>
            </w:r>
            <w:r>
              <w:rPr>
                <w:noProof/>
                <w:webHidden/>
              </w:rPr>
              <w:fldChar w:fldCharType="end"/>
            </w:r>
          </w:hyperlink>
        </w:p>
        <w:p w14:paraId="75790FE8"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112" w:history="1">
            <w:r w:rsidRPr="00BB3FAC">
              <w:rPr>
                <w:rStyle w:val="Hyperlink"/>
                <w:noProof/>
                <w:lang w:val="en-US"/>
              </w:rPr>
              <w:t>3.2</w:t>
            </w:r>
            <w:r>
              <w:rPr>
                <w:rFonts w:asciiTheme="minorHAnsi" w:eastAsiaTheme="minorEastAsia" w:hAnsiTheme="minorHAnsi" w:cstheme="minorBidi"/>
                <w:noProof/>
                <w:spacing w:val="0"/>
                <w:szCs w:val="22"/>
                <w:lang w:eastAsia="de-DE"/>
              </w:rPr>
              <w:tab/>
            </w:r>
            <w:r w:rsidRPr="00BB3FAC">
              <w:rPr>
                <w:rStyle w:val="Hyperlink"/>
                <w:noProof/>
                <w:lang w:val="en-US"/>
              </w:rPr>
              <w:t>Product advisor (PA)</w:t>
            </w:r>
            <w:r>
              <w:rPr>
                <w:noProof/>
                <w:webHidden/>
              </w:rPr>
              <w:tab/>
            </w:r>
            <w:r>
              <w:rPr>
                <w:noProof/>
                <w:webHidden/>
              </w:rPr>
              <w:fldChar w:fldCharType="begin"/>
            </w:r>
            <w:r>
              <w:rPr>
                <w:noProof/>
                <w:webHidden/>
              </w:rPr>
              <w:instrText xml:space="preserve"> PAGEREF _Toc445120112 \h </w:instrText>
            </w:r>
            <w:r>
              <w:rPr>
                <w:noProof/>
                <w:webHidden/>
              </w:rPr>
            </w:r>
            <w:r>
              <w:rPr>
                <w:noProof/>
                <w:webHidden/>
              </w:rPr>
              <w:fldChar w:fldCharType="separate"/>
            </w:r>
            <w:r>
              <w:rPr>
                <w:noProof/>
                <w:webHidden/>
              </w:rPr>
              <w:t>16</w:t>
            </w:r>
            <w:r>
              <w:rPr>
                <w:noProof/>
                <w:webHidden/>
              </w:rPr>
              <w:fldChar w:fldCharType="end"/>
            </w:r>
          </w:hyperlink>
        </w:p>
        <w:p w14:paraId="4064408D"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3" w:history="1">
            <w:r w:rsidRPr="00BB3FAC">
              <w:rPr>
                <w:rStyle w:val="Hyperlink"/>
                <w:noProof/>
              </w:rPr>
              <w:t>3.2.1</w:t>
            </w:r>
            <w:r>
              <w:rPr>
                <w:rFonts w:asciiTheme="minorHAnsi" w:eastAsiaTheme="minorEastAsia" w:hAnsiTheme="minorHAnsi" w:cstheme="minorBidi"/>
                <w:noProof/>
                <w:spacing w:val="0"/>
                <w:szCs w:val="22"/>
                <w:lang w:eastAsia="de-DE"/>
              </w:rPr>
              <w:tab/>
            </w:r>
            <w:r w:rsidRPr="00BB3FAC">
              <w:rPr>
                <w:rStyle w:val="Hyperlink"/>
                <w:noProof/>
                <w:lang w:val="en-US"/>
              </w:rPr>
              <w:t>Application summary / State diagram</w:t>
            </w:r>
            <w:r>
              <w:rPr>
                <w:noProof/>
                <w:webHidden/>
              </w:rPr>
              <w:tab/>
            </w:r>
            <w:r>
              <w:rPr>
                <w:noProof/>
                <w:webHidden/>
              </w:rPr>
              <w:fldChar w:fldCharType="begin"/>
            </w:r>
            <w:r>
              <w:rPr>
                <w:noProof/>
                <w:webHidden/>
              </w:rPr>
              <w:instrText xml:space="preserve"> PAGEREF _Toc445120113 \h </w:instrText>
            </w:r>
            <w:r>
              <w:rPr>
                <w:noProof/>
                <w:webHidden/>
              </w:rPr>
            </w:r>
            <w:r>
              <w:rPr>
                <w:noProof/>
                <w:webHidden/>
              </w:rPr>
              <w:fldChar w:fldCharType="separate"/>
            </w:r>
            <w:r>
              <w:rPr>
                <w:noProof/>
                <w:webHidden/>
              </w:rPr>
              <w:t>16</w:t>
            </w:r>
            <w:r>
              <w:rPr>
                <w:noProof/>
                <w:webHidden/>
              </w:rPr>
              <w:fldChar w:fldCharType="end"/>
            </w:r>
          </w:hyperlink>
        </w:p>
        <w:p w14:paraId="610D3212"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4" w:history="1">
            <w:r w:rsidRPr="00BB3FAC">
              <w:rPr>
                <w:rStyle w:val="Hyperlink"/>
                <w:noProof/>
              </w:rPr>
              <w:t>3.2.2</w:t>
            </w:r>
            <w:r>
              <w:rPr>
                <w:rFonts w:asciiTheme="minorHAnsi" w:eastAsiaTheme="minorEastAsia" w:hAnsiTheme="minorHAnsi" w:cstheme="minorBidi"/>
                <w:noProof/>
                <w:spacing w:val="0"/>
                <w:szCs w:val="22"/>
                <w:lang w:eastAsia="de-DE"/>
              </w:rPr>
              <w:tab/>
            </w:r>
            <w:r w:rsidRPr="00BB3FAC">
              <w:rPr>
                <w:rStyle w:val="Hyperlink"/>
                <w:noProof/>
                <w:lang w:val="en-US"/>
              </w:rPr>
              <w:t>API specification</w:t>
            </w:r>
            <w:r>
              <w:rPr>
                <w:noProof/>
                <w:webHidden/>
              </w:rPr>
              <w:tab/>
            </w:r>
            <w:r>
              <w:rPr>
                <w:noProof/>
                <w:webHidden/>
              </w:rPr>
              <w:fldChar w:fldCharType="begin"/>
            </w:r>
            <w:r>
              <w:rPr>
                <w:noProof/>
                <w:webHidden/>
              </w:rPr>
              <w:instrText xml:space="preserve"> PAGEREF _Toc445120114 \h </w:instrText>
            </w:r>
            <w:r>
              <w:rPr>
                <w:noProof/>
                <w:webHidden/>
              </w:rPr>
            </w:r>
            <w:r>
              <w:rPr>
                <w:noProof/>
                <w:webHidden/>
              </w:rPr>
              <w:fldChar w:fldCharType="separate"/>
            </w:r>
            <w:r>
              <w:rPr>
                <w:noProof/>
                <w:webHidden/>
              </w:rPr>
              <w:t>18</w:t>
            </w:r>
            <w:r>
              <w:rPr>
                <w:noProof/>
                <w:webHidden/>
              </w:rPr>
              <w:fldChar w:fldCharType="end"/>
            </w:r>
          </w:hyperlink>
        </w:p>
        <w:p w14:paraId="5246B601" w14:textId="77777777" w:rsidR="00AB1787" w:rsidRDefault="00AB1787">
          <w:pPr>
            <w:pStyle w:val="Verzeichnis2"/>
            <w:rPr>
              <w:rFonts w:asciiTheme="minorHAnsi" w:eastAsiaTheme="minorEastAsia" w:hAnsiTheme="minorHAnsi" w:cstheme="minorBidi"/>
              <w:noProof/>
              <w:spacing w:val="0"/>
              <w:szCs w:val="22"/>
              <w:lang w:eastAsia="de-DE"/>
            </w:rPr>
          </w:pPr>
          <w:hyperlink w:anchor="_Toc445120115" w:history="1">
            <w:r w:rsidRPr="00BB3FAC">
              <w:rPr>
                <w:rStyle w:val="Hyperlink"/>
                <w:noProof/>
                <w:lang w:val="en-US"/>
              </w:rPr>
              <w:t>3.3</w:t>
            </w:r>
            <w:r>
              <w:rPr>
                <w:rFonts w:asciiTheme="minorHAnsi" w:eastAsiaTheme="minorEastAsia" w:hAnsiTheme="minorHAnsi" w:cstheme="minorBidi"/>
                <w:noProof/>
                <w:spacing w:val="0"/>
                <w:szCs w:val="22"/>
                <w:lang w:eastAsia="de-DE"/>
              </w:rPr>
              <w:tab/>
            </w:r>
            <w:r w:rsidRPr="00BB3FAC">
              <w:rPr>
                <w:rStyle w:val="Hyperlink"/>
                <w:noProof/>
                <w:lang w:val="en-US"/>
              </w:rPr>
              <w:t>Online contract application (OVA)</w:t>
            </w:r>
            <w:r>
              <w:rPr>
                <w:noProof/>
                <w:webHidden/>
              </w:rPr>
              <w:tab/>
            </w:r>
            <w:r>
              <w:rPr>
                <w:noProof/>
                <w:webHidden/>
              </w:rPr>
              <w:fldChar w:fldCharType="begin"/>
            </w:r>
            <w:r>
              <w:rPr>
                <w:noProof/>
                <w:webHidden/>
              </w:rPr>
              <w:instrText xml:space="preserve"> PAGEREF _Toc445120115 \h </w:instrText>
            </w:r>
            <w:r>
              <w:rPr>
                <w:noProof/>
                <w:webHidden/>
              </w:rPr>
            </w:r>
            <w:r>
              <w:rPr>
                <w:noProof/>
                <w:webHidden/>
              </w:rPr>
              <w:fldChar w:fldCharType="separate"/>
            </w:r>
            <w:r>
              <w:rPr>
                <w:noProof/>
                <w:webHidden/>
              </w:rPr>
              <w:t>28</w:t>
            </w:r>
            <w:r>
              <w:rPr>
                <w:noProof/>
                <w:webHidden/>
              </w:rPr>
              <w:fldChar w:fldCharType="end"/>
            </w:r>
          </w:hyperlink>
        </w:p>
        <w:p w14:paraId="7DC1198E"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6" w:history="1">
            <w:r w:rsidRPr="00BB3FAC">
              <w:rPr>
                <w:rStyle w:val="Hyperlink"/>
                <w:noProof/>
              </w:rPr>
              <w:t>3.3.1</w:t>
            </w:r>
            <w:r>
              <w:rPr>
                <w:rFonts w:asciiTheme="minorHAnsi" w:eastAsiaTheme="minorEastAsia" w:hAnsiTheme="minorHAnsi" w:cstheme="minorBidi"/>
                <w:noProof/>
                <w:spacing w:val="0"/>
                <w:szCs w:val="22"/>
                <w:lang w:eastAsia="de-DE"/>
              </w:rPr>
              <w:tab/>
            </w:r>
            <w:r w:rsidRPr="00BB3FAC">
              <w:rPr>
                <w:rStyle w:val="Hyperlink"/>
                <w:noProof/>
                <w:lang w:val="en-US"/>
              </w:rPr>
              <w:t>Application summary / State diagram</w:t>
            </w:r>
            <w:r>
              <w:rPr>
                <w:noProof/>
                <w:webHidden/>
              </w:rPr>
              <w:tab/>
            </w:r>
            <w:r>
              <w:rPr>
                <w:noProof/>
                <w:webHidden/>
              </w:rPr>
              <w:fldChar w:fldCharType="begin"/>
            </w:r>
            <w:r>
              <w:rPr>
                <w:noProof/>
                <w:webHidden/>
              </w:rPr>
              <w:instrText xml:space="preserve"> PAGEREF _Toc445120116 \h </w:instrText>
            </w:r>
            <w:r>
              <w:rPr>
                <w:noProof/>
                <w:webHidden/>
              </w:rPr>
            </w:r>
            <w:r>
              <w:rPr>
                <w:noProof/>
                <w:webHidden/>
              </w:rPr>
              <w:fldChar w:fldCharType="separate"/>
            </w:r>
            <w:r>
              <w:rPr>
                <w:noProof/>
                <w:webHidden/>
              </w:rPr>
              <w:t>28</w:t>
            </w:r>
            <w:r>
              <w:rPr>
                <w:noProof/>
                <w:webHidden/>
              </w:rPr>
              <w:fldChar w:fldCharType="end"/>
            </w:r>
          </w:hyperlink>
        </w:p>
        <w:p w14:paraId="73FE4A94" w14:textId="77777777" w:rsidR="00AB1787" w:rsidRDefault="00AB1787">
          <w:pPr>
            <w:pStyle w:val="Verzeichnis3"/>
            <w:rPr>
              <w:rFonts w:asciiTheme="minorHAnsi" w:eastAsiaTheme="minorEastAsia" w:hAnsiTheme="minorHAnsi" w:cstheme="minorBidi"/>
              <w:noProof/>
              <w:spacing w:val="0"/>
              <w:szCs w:val="22"/>
              <w:lang w:eastAsia="de-DE"/>
            </w:rPr>
          </w:pPr>
          <w:hyperlink w:anchor="_Toc445120117" w:history="1">
            <w:r w:rsidRPr="00BB3FAC">
              <w:rPr>
                <w:rStyle w:val="Hyperlink"/>
                <w:noProof/>
              </w:rPr>
              <w:t>3.3.2</w:t>
            </w:r>
            <w:r>
              <w:rPr>
                <w:rFonts w:asciiTheme="minorHAnsi" w:eastAsiaTheme="minorEastAsia" w:hAnsiTheme="minorHAnsi" w:cstheme="minorBidi"/>
                <w:noProof/>
                <w:spacing w:val="0"/>
                <w:szCs w:val="22"/>
                <w:lang w:eastAsia="de-DE"/>
              </w:rPr>
              <w:tab/>
            </w:r>
            <w:r w:rsidRPr="00BB3FAC">
              <w:rPr>
                <w:rStyle w:val="Hyperlink"/>
                <w:noProof/>
                <w:lang w:val="en-US"/>
              </w:rPr>
              <w:t>API Specification</w:t>
            </w:r>
            <w:r>
              <w:rPr>
                <w:noProof/>
                <w:webHidden/>
              </w:rPr>
              <w:tab/>
            </w:r>
            <w:r>
              <w:rPr>
                <w:noProof/>
                <w:webHidden/>
              </w:rPr>
              <w:fldChar w:fldCharType="begin"/>
            </w:r>
            <w:r>
              <w:rPr>
                <w:noProof/>
                <w:webHidden/>
              </w:rPr>
              <w:instrText xml:space="preserve"> PAGEREF _Toc445120117 \h </w:instrText>
            </w:r>
            <w:r>
              <w:rPr>
                <w:noProof/>
                <w:webHidden/>
              </w:rPr>
            </w:r>
            <w:r>
              <w:rPr>
                <w:noProof/>
                <w:webHidden/>
              </w:rPr>
              <w:fldChar w:fldCharType="separate"/>
            </w:r>
            <w:r>
              <w:rPr>
                <w:noProof/>
                <w:webHidden/>
              </w:rPr>
              <w:t>29</w:t>
            </w:r>
            <w:r>
              <w:rPr>
                <w:noProof/>
                <w:webHidden/>
              </w:rPr>
              <w:fldChar w:fldCharType="end"/>
            </w:r>
          </w:hyperlink>
        </w:p>
        <w:p w14:paraId="45790F97" w14:textId="77777777" w:rsidR="006F384B" w:rsidRPr="00F77C70" w:rsidRDefault="006B3135" w:rsidP="006F384B">
          <w:pPr>
            <w:rPr>
              <w:rFonts w:ascii="Polo" w:hAnsi="Polo"/>
              <w:lang w:val="en-US"/>
            </w:rPr>
          </w:pPr>
          <w:r w:rsidRPr="00F77C70">
            <w:rPr>
              <w:rFonts w:ascii="Polo" w:hAnsi="Polo"/>
              <w:lang w:val="en-US"/>
            </w:rPr>
            <w:fldChar w:fldCharType="end"/>
          </w:r>
        </w:p>
      </w:sdtContent>
    </w:sdt>
    <w:p w14:paraId="5057F2B7" w14:textId="77777777" w:rsidR="006F384B" w:rsidRPr="00F77C70" w:rsidRDefault="006F384B">
      <w:pPr>
        <w:spacing w:after="0" w:line="240" w:lineRule="auto"/>
        <w:rPr>
          <w:rFonts w:ascii="Polo" w:eastAsia="Times New Roman" w:hAnsi="Polo" w:cs="Arial"/>
          <w:b/>
          <w:bCs/>
          <w:kern w:val="32"/>
          <w:sz w:val="28"/>
          <w:szCs w:val="28"/>
          <w:lang w:val="en-US"/>
        </w:rPr>
      </w:pPr>
      <w:r w:rsidRPr="00F77C70">
        <w:rPr>
          <w:rFonts w:ascii="Polo" w:hAnsi="Polo"/>
          <w:lang w:val="en-US"/>
        </w:rPr>
        <w:br w:type="page"/>
      </w:r>
    </w:p>
    <w:p w14:paraId="6A55E1AD" w14:textId="07875105" w:rsidR="00A22045" w:rsidRPr="00AB1787" w:rsidRDefault="00F90E55" w:rsidP="00AB1787">
      <w:pPr>
        <w:pStyle w:val="berschrift1"/>
        <w:rPr>
          <w:lang w:val="en-US"/>
        </w:rPr>
      </w:pPr>
      <w:bookmarkStart w:id="3" w:name="_Toc445120085"/>
      <w:r w:rsidRPr="00F77C70">
        <w:rPr>
          <w:lang w:val="en-US"/>
        </w:rPr>
        <w:lastRenderedPageBreak/>
        <w:t>Introduction</w:t>
      </w:r>
      <w:bookmarkEnd w:id="3"/>
    </w:p>
    <w:p w14:paraId="7E8798F5" w14:textId="6D3BCF81" w:rsidR="00003358" w:rsidRPr="00F77C70" w:rsidRDefault="00003358" w:rsidP="00CE00F0">
      <w:pPr>
        <w:spacing w:after="0"/>
        <w:rPr>
          <w:rFonts w:ascii="Polo" w:hAnsi="Polo"/>
          <w:lang w:val="en-US"/>
        </w:rPr>
      </w:pPr>
    </w:p>
    <w:p w14:paraId="70392E8F" w14:textId="77777777" w:rsidR="00B941BC" w:rsidRPr="00F77C70" w:rsidRDefault="00FA54C7" w:rsidP="006C7BD2">
      <w:pPr>
        <w:pStyle w:val="berschrift2"/>
        <w:numPr>
          <w:ilvl w:val="1"/>
          <w:numId w:val="2"/>
        </w:numPr>
        <w:rPr>
          <w:lang w:val="en-US"/>
        </w:rPr>
      </w:pPr>
      <w:bookmarkStart w:id="4" w:name="_Toc445120086"/>
      <w:r w:rsidRPr="00F77C70">
        <w:rPr>
          <w:lang w:val="en-US"/>
        </w:rPr>
        <w:t>Definitions</w:t>
      </w:r>
      <w:r w:rsidR="00B941BC" w:rsidRPr="00F77C70">
        <w:rPr>
          <w:lang w:val="en-US"/>
        </w:rPr>
        <w:t xml:space="preserve"> &amp; Abbreviations</w:t>
      </w:r>
      <w:bookmarkEnd w:id="4"/>
    </w:p>
    <w:tbl>
      <w:tblPr>
        <w:tblStyle w:val="Tabellenraster"/>
        <w:tblW w:w="9072" w:type="dxa"/>
        <w:tblInd w:w="108" w:type="dxa"/>
        <w:tblLook w:val="04A0" w:firstRow="1" w:lastRow="0" w:firstColumn="1" w:lastColumn="0" w:noHBand="0" w:noVBand="1"/>
      </w:tblPr>
      <w:tblGrid>
        <w:gridCol w:w="4974"/>
        <w:gridCol w:w="4098"/>
      </w:tblGrid>
      <w:tr w:rsidR="00936625" w:rsidRPr="00F77C70" w14:paraId="3F319D7F" w14:textId="77777777" w:rsidTr="00F52E73">
        <w:tc>
          <w:tcPr>
            <w:tcW w:w="4974" w:type="dxa"/>
            <w:shd w:val="clear" w:color="auto" w:fill="FF0000"/>
          </w:tcPr>
          <w:p w14:paraId="5CBC080D" w14:textId="77777777" w:rsidR="00936625" w:rsidRPr="00F77C70" w:rsidRDefault="00936625" w:rsidP="00515C62">
            <w:pPr>
              <w:rPr>
                <w:rFonts w:ascii="Polo" w:hAnsi="Polo"/>
                <w:b/>
                <w:color w:val="FFFFFF" w:themeColor="background1"/>
                <w:lang w:val="en-US"/>
              </w:rPr>
            </w:pPr>
            <w:r w:rsidRPr="00F77C70">
              <w:rPr>
                <w:rFonts w:ascii="Polo" w:hAnsi="Polo"/>
                <w:b/>
                <w:color w:val="FFFFFF" w:themeColor="background1"/>
                <w:lang w:val="en-US"/>
              </w:rPr>
              <w:t>Term</w:t>
            </w:r>
          </w:p>
        </w:tc>
        <w:tc>
          <w:tcPr>
            <w:tcW w:w="4098" w:type="dxa"/>
            <w:shd w:val="clear" w:color="auto" w:fill="FF0000"/>
          </w:tcPr>
          <w:p w14:paraId="348DCE57" w14:textId="77777777" w:rsidR="00936625" w:rsidRPr="00F77C70" w:rsidRDefault="00936625" w:rsidP="00515C62">
            <w:pPr>
              <w:rPr>
                <w:rFonts w:ascii="Polo" w:hAnsi="Polo"/>
                <w:b/>
                <w:color w:val="FFFFFF" w:themeColor="background1"/>
                <w:lang w:val="en-US"/>
              </w:rPr>
            </w:pPr>
            <w:r w:rsidRPr="00F77C70">
              <w:rPr>
                <w:rFonts w:ascii="Polo" w:hAnsi="Polo"/>
                <w:b/>
                <w:color w:val="FFFFFF" w:themeColor="background1"/>
                <w:lang w:val="en-US"/>
              </w:rPr>
              <w:t>Description</w:t>
            </w:r>
          </w:p>
        </w:tc>
      </w:tr>
      <w:tr w:rsidR="00936625" w:rsidRPr="00AB1787" w14:paraId="4DCC0F32" w14:textId="77777777" w:rsidTr="00F52E73">
        <w:tc>
          <w:tcPr>
            <w:tcW w:w="4974" w:type="dxa"/>
          </w:tcPr>
          <w:p w14:paraId="6D73EC52" w14:textId="77777777" w:rsidR="00936625" w:rsidRPr="00F77C70" w:rsidRDefault="00936625" w:rsidP="00515C62">
            <w:pPr>
              <w:rPr>
                <w:rFonts w:ascii="Polo" w:hAnsi="Polo"/>
                <w:lang w:val="en-US"/>
              </w:rPr>
            </w:pPr>
            <w:r w:rsidRPr="00F77C70">
              <w:rPr>
                <w:rFonts w:ascii="Polo" w:hAnsi="Polo"/>
                <w:lang w:val="en-US"/>
              </w:rPr>
              <w:t>REST</w:t>
            </w:r>
          </w:p>
        </w:tc>
        <w:tc>
          <w:tcPr>
            <w:tcW w:w="4098" w:type="dxa"/>
          </w:tcPr>
          <w:p w14:paraId="133E082B" w14:textId="77777777" w:rsidR="00936625" w:rsidRPr="00F77C70" w:rsidRDefault="00936625" w:rsidP="00515C62">
            <w:pPr>
              <w:rPr>
                <w:rFonts w:ascii="Polo" w:hAnsi="Polo"/>
                <w:lang w:val="en-US"/>
              </w:rPr>
            </w:pPr>
            <w:r w:rsidRPr="00F77C70">
              <w:rPr>
                <w:rFonts w:ascii="Polo" w:hAnsi="Polo"/>
                <w:lang w:val="en-US"/>
              </w:rPr>
              <w:t>Style of software architecture (Web API design model) for distributed systems</w:t>
            </w:r>
          </w:p>
        </w:tc>
      </w:tr>
      <w:tr w:rsidR="00303ED9" w:rsidRPr="00AB1787" w14:paraId="1958CAC5" w14:textId="77777777" w:rsidTr="00F52E73">
        <w:tc>
          <w:tcPr>
            <w:tcW w:w="4974" w:type="dxa"/>
          </w:tcPr>
          <w:p w14:paraId="286FC622" w14:textId="77777777" w:rsidR="00303ED9" w:rsidRPr="00F77C70" w:rsidRDefault="00303ED9" w:rsidP="00515C62">
            <w:pPr>
              <w:rPr>
                <w:rFonts w:ascii="Polo" w:hAnsi="Polo"/>
                <w:lang w:val="en-US"/>
              </w:rPr>
            </w:pPr>
            <w:r w:rsidRPr="00F77C70">
              <w:rPr>
                <w:rFonts w:ascii="Polo" w:hAnsi="Polo"/>
                <w:lang w:val="en-US"/>
              </w:rPr>
              <w:t>CMS</w:t>
            </w:r>
          </w:p>
        </w:tc>
        <w:tc>
          <w:tcPr>
            <w:tcW w:w="4098" w:type="dxa"/>
          </w:tcPr>
          <w:p w14:paraId="6310DF71" w14:textId="77777777" w:rsidR="00303ED9" w:rsidRPr="00F77C70" w:rsidRDefault="00303ED9" w:rsidP="00303ED9">
            <w:pPr>
              <w:rPr>
                <w:rFonts w:ascii="Polo" w:hAnsi="Polo"/>
                <w:lang w:val="en-US"/>
              </w:rPr>
            </w:pPr>
            <w:r w:rsidRPr="00F77C70">
              <w:rPr>
                <w:rFonts w:ascii="Polo" w:hAnsi="Polo"/>
                <w:lang w:val="en-US"/>
              </w:rPr>
              <w:t>Content Management System, a program that allows publishing, editing and modifying content as well as maintenance from a central interface</w:t>
            </w:r>
          </w:p>
        </w:tc>
      </w:tr>
      <w:tr w:rsidR="00303ED9" w:rsidRPr="00AB1787" w14:paraId="3FA6A429" w14:textId="77777777" w:rsidTr="00F52E73">
        <w:tc>
          <w:tcPr>
            <w:tcW w:w="4974" w:type="dxa"/>
          </w:tcPr>
          <w:p w14:paraId="7E679D70" w14:textId="77777777" w:rsidR="00303ED9" w:rsidRPr="00F77C70" w:rsidRDefault="00FE4439" w:rsidP="00515C62">
            <w:pPr>
              <w:rPr>
                <w:rFonts w:ascii="Polo" w:hAnsi="Polo"/>
                <w:lang w:val="en-US"/>
              </w:rPr>
            </w:pPr>
            <w:r w:rsidRPr="00F77C70">
              <w:rPr>
                <w:rFonts w:ascii="Polo" w:hAnsi="Polo"/>
                <w:lang w:val="en-US"/>
              </w:rPr>
              <w:t>SIRD</w:t>
            </w:r>
          </w:p>
        </w:tc>
        <w:tc>
          <w:tcPr>
            <w:tcW w:w="4098" w:type="dxa"/>
          </w:tcPr>
          <w:p w14:paraId="680FC287" w14:textId="77777777" w:rsidR="00303ED9" w:rsidRPr="00F77C70" w:rsidRDefault="00FE4439" w:rsidP="00FE4439">
            <w:pPr>
              <w:rPr>
                <w:rFonts w:ascii="Polo" w:hAnsi="Polo"/>
                <w:lang w:val="en-US"/>
              </w:rPr>
            </w:pPr>
            <w:r w:rsidRPr="00F77C70">
              <w:rPr>
                <w:rFonts w:ascii="Polo" w:hAnsi="Polo"/>
                <w:lang w:val="en-US"/>
              </w:rPr>
              <w:t>Supplier Infrastructure Requirements Document, contains all relevant KPIs and requirements for the respective infrastructure</w:t>
            </w:r>
          </w:p>
        </w:tc>
      </w:tr>
      <w:tr w:rsidR="007E038D" w:rsidRPr="00AB1787" w14:paraId="38FD8FAD" w14:textId="77777777" w:rsidTr="00F52E73">
        <w:tc>
          <w:tcPr>
            <w:tcW w:w="4974" w:type="dxa"/>
          </w:tcPr>
          <w:p w14:paraId="76F4A10B" w14:textId="77777777" w:rsidR="007E038D" w:rsidRPr="00F77C70" w:rsidRDefault="007E038D" w:rsidP="00515C62">
            <w:pPr>
              <w:rPr>
                <w:rFonts w:ascii="Polo" w:hAnsi="Polo"/>
                <w:lang w:val="en-US"/>
              </w:rPr>
            </w:pPr>
            <w:r w:rsidRPr="00F77C70">
              <w:rPr>
                <w:rFonts w:ascii="Polo" w:hAnsi="Polo"/>
                <w:lang w:val="en-US"/>
              </w:rPr>
              <w:t>API</w:t>
            </w:r>
          </w:p>
        </w:tc>
        <w:tc>
          <w:tcPr>
            <w:tcW w:w="4098" w:type="dxa"/>
          </w:tcPr>
          <w:p w14:paraId="21D30F45" w14:textId="77777777" w:rsidR="007E038D" w:rsidRPr="00F77C70" w:rsidRDefault="007E038D" w:rsidP="0025076A">
            <w:pPr>
              <w:rPr>
                <w:rFonts w:ascii="Polo" w:hAnsi="Polo"/>
                <w:lang w:val="en-US"/>
              </w:rPr>
            </w:pPr>
            <w:r w:rsidRPr="00F77C70">
              <w:rPr>
                <w:rFonts w:ascii="Polo" w:hAnsi="Polo"/>
                <w:lang w:val="en-US"/>
              </w:rPr>
              <w:t>application programming interface</w:t>
            </w:r>
            <w:r w:rsidR="0025076A" w:rsidRPr="00F77C70">
              <w:rPr>
                <w:rFonts w:ascii="Polo" w:hAnsi="Polo"/>
                <w:lang w:val="en-US"/>
              </w:rPr>
              <w:t xml:space="preserve">, a </w:t>
            </w:r>
            <w:r w:rsidRPr="00F77C70">
              <w:rPr>
                <w:rFonts w:ascii="Polo" w:hAnsi="Polo"/>
                <w:lang w:val="en-US"/>
              </w:rPr>
              <w:t>protocol intended to be used as an interface by software components to communicate with each other</w:t>
            </w:r>
          </w:p>
        </w:tc>
      </w:tr>
      <w:tr w:rsidR="00D01AFF" w:rsidRPr="00AB1787" w14:paraId="67B93158" w14:textId="77777777" w:rsidTr="00F52E73">
        <w:tc>
          <w:tcPr>
            <w:tcW w:w="4974" w:type="dxa"/>
          </w:tcPr>
          <w:p w14:paraId="727DAFDE" w14:textId="77777777" w:rsidR="00D01AFF" w:rsidRPr="00F77C70" w:rsidRDefault="00D01AFF" w:rsidP="00515C62">
            <w:pPr>
              <w:rPr>
                <w:rFonts w:ascii="Polo" w:hAnsi="Polo"/>
                <w:lang w:val="en-US"/>
              </w:rPr>
            </w:pPr>
            <w:r w:rsidRPr="00F77C70">
              <w:rPr>
                <w:rFonts w:ascii="Polo" w:hAnsi="Polo"/>
                <w:lang w:val="en-US"/>
              </w:rPr>
              <w:t>OVA</w:t>
            </w:r>
          </w:p>
        </w:tc>
        <w:tc>
          <w:tcPr>
            <w:tcW w:w="4098" w:type="dxa"/>
          </w:tcPr>
          <w:p w14:paraId="5AD0D78D" w14:textId="77777777" w:rsidR="00D01AFF" w:rsidRPr="00F77C70" w:rsidRDefault="00CC29D2" w:rsidP="00CC29D2">
            <w:pPr>
              <w:rPr>
                <w:rFonts w:ascii="Polo" w:hAnsi="Polo"/>
                <w:lang w:val="en-US"/>
              </w:rPr>
            </w:pPr>
            <w:r w:rsidRPr="00F77C70">
              <w:rPr>
                <w:rFonts w:ascii="Polo" w:hAnsi="Polo"/>
                <w:lang w:val="en-US"/>
              </w:rPr>
              <w:t>Online contract application (</w:t>
            </w:r>
            <w:r w:rsidR="00D01AFF" w:rsidRPr="00F77C70">
              <w:rPr>
                <w:rFonts w:ascii="Polo" w:hAnsi="Polo"/>
                <w:lang w:val="en-US"/>
              </w:rPr>
              <w:t>Online-</w:t>
            </w:r>
            <w:proofErr w:type="spellStart"/>
            <w:r w:rsidR="00D01AFF" w:rsidRPr="00F77C70">
              <w:rPr>
                <w:rFonts w:ascii="Polo" w:hAnsi="Polo"/>
                <w:lang w:val="en-US"/>
              </w:rPr>
              <w:t>Vertragsabschluss</w:t>
            </w:r>
            <w:proofErr w:type="spellEnd"/>
            <w:r w:rsidRPr="00F77C70">
              <w:rPr>
                <w:rFonts w:ascii="Polo" w:hAnsi="Polo"/>
                <w:lang w:val="en-US"/>
              </w:rPr>
              <w:t>)</w:t>
            </w:r>
            <w:r w:rsidR="00D01AFF" w:rsidRPr="00F77C70">
              <w:rPr>
                <w:rFonts w:ascii="Polo" w:hAnsi="Polo"/>
                <w:lang w:val="en-US"/>
              </w:rPr>
              <w:t xml:space="preserve">, application provides functionalities to close a utility contract </w:t>
            </w:r>
            <w:r w:rsidRPr="00F77C70">
              <w:rPr>
                <w:rFonts w:ascii="Polo" w:hAnsi="Polo"/>
                <w:lang w:val="en-US"/>
              </w:rPr>
              <w:t>via the internet</w:t>
            </w:r>
          </w:p>
          <w:p w14:paraId="18EA1876" w14:textId="77777777" w:rsidR="0077677C" w:rsidRPr="00F77C70" w:rsidRDefault="0077677C" w:rsidP="00CC29D2">
            <w:pPr>
              <w:rPr>
                <w:rFonts w:ascii="Polo" w:hAnsi="Polo"/>
                <w:lang w:val="en-US"/>
              </w:rPr>
            </w:pPr>
          </w:p>
        </w:tc>
      </w:tr>
      <w:tr w:rsidR="00CC29D2" w:rsidRPr="00AB1787" w14:paraId="446BAD91" w14:textId="77777777" w:rsidTr="00F52E73">
        <w:tc>
          <w:tcPr>
            <w:tcW w:w="4974" w:type="dxa"/>
          </w:tcPr>
          <w:p w14:paraId="46A6EBF0" w14:textId="77777777" w:rsidR="00CC29D2" w:rsidRPr="00F77C70" w:rsidRDefault="00CC29D2" w:rsidP="00515C62">
            <w:pPr>
              <w:rPr>
                <w:rFonts w:ascii="Polo" w:hAnsi="Polo"/>
                <w:lang w:val="en-US"/>
              </w:rPr>
            </w:pPr>
            <w:r w:rsidRPr="00F77C70">
              <w:rPr>
                <w:rFonts w:ascii="Polo" w:hAnsi="Polo"/>
                <w:lang w:val="en-US"/>
              </w:rPr>
              <w:t>PA</w:t>
            </w:r>
          </w:p>
        </w:tc>
        <w:tc>
          <w:tcPr>
            <w:tcW w:w="4098" w:type="dxa"/>
          </w:tcPr>
          <w:p w14:paraId="0CB63068" w14:textId="77777777" w:rsidR="00CC29D2" w:rsidRPr="00F77C70" w:rsidRDefault="00CC29D2" w:rsidP="0025076A">
            <w:pPr>
              <w:rPr>
                <w:rFonts w:ascii="Polo" w:hAnsi="Polo"/>
                <w:lang w:val="en-US"/>
              </w:rPr>
            </w:pPr>
            <w:r w:rsidRPr="00F77C70">
              <w:rPr>
                <w:rFonts w:ascii="Polo" w:hAnsi="Polo"/>
                <w:lang w:val="en-US"/>
              </w:rPr>
              <w:t>Product advisor (</w:t>
            </w:r>
            <w:proofErr w:type="spellStart"/>
            <w:r w:rsidRPr="00F77C70">
              <w:rPr>
                <w:rFonts w:ascii="Polo" w:hAnsi="Polo"/>
                <w:lang w:val="en-US"/>
              </w:rPr>
              <w:t>Produktberater</w:t>
            </w:r>
            <w:proofErr w:type="spellEnd"/>
            <w:r w:rsidRPr="00F77C70">
              <w:rPr>
                <w:rFonts w:ascii="Polo" w:hAnsi="Polo"/>
                <w:lang w:val="en-US"/>
              </w:rPr>
              <w:t>), application provides a product overview / product detail view for the specific post code</w:t>
            </w:r>
          </w:p>
        </w:tc>
      </w:tr>
      <w:tr w:rsidR="00A26521" w:rsidRPr="00AB1787" w14:paraId="098F1982" w14:textId="77777777" w:rsidTr="00F52E73">
        <w:tc>
          <w:tcPr>
            <w:tcW w:w="4974" w:type="dxa"/>
          </w:tcPr>
          <w:p w14:paraId="691C62F9" w14:textId="51D23F35" w:rsidR="00A26521" w:rsidRPr="00F77C70" w:rsidRDefault="00A26521" w:rsidP="00515C62">
            <w:pPr>
              <w:rPr>
                <w:rFonts w:ascii="Polo" w:hAnsi="Polo"/>
                <w:lang w:val="en-US"/>
              </w:rPr>
            </w:pPr>
            <w:r w:rsidRPr="00F77C70">
              <w:rPr>
                <w:rFonts w:ascii="Polo" w:hAnsi="Polo"/>
                <w:lang w:val="en-US"/>
              </w:rPr>
              <w:lastRenderedPageBreak/>
              <w:t>APS</w:t>
            </w:r>
          </w:p>
        </w:tc>
        <w:tc>
          <w:tcPr>
            <w:tcW w:w="4098" w:type="dxa"/>
          </w:tcPr>
          <w:p w14:paraId="010DCD71" w14:textId="16A4B9AE" w:rsidR="00A26521" w:rsidRPr="00F77C70" w:rsidRDefault="00A26521" w:rsidP="0025076A">
            <w:pPr>
              <w:rPr>
                <w:rFonts w:ascii="Polo" w:hAnsi="Polo"/>
                <w:lang w:val="en-US"/>
              </w:rPr>
            </w:pPr>
            <w:proofErr w:type="spellStart"/>
            <w:r w:rsidRPr="00F77C70">
              <w:rPr>
                <w:rFonts w:ascii="Polo" w:hAnsi="Polo"/>
                <w:lang w:val="en-US"/>
              </w:rPr>
              <w:t>Ansprechpartner</w:t>
            </w:r>
            <w:r w:rsidR="006F6D4C" w:rsidRPr="00F77C70">
              <w:rPr>
                <w:rFonts w:ascii="Polo" w:hAnsi="Polo"/>
                <w:lang w:val="en-US"/>
              </w:rPr>
              <w:t>suche</w:t>
            </w:r>
            <w:proofErr w:type="spellEnd"/>
            <w:r w:rsidRPr="00F77C70">
              <w:rPr>
                <w:rFonts w:ascii="Polo" w:hAnsi="Polo"/>
                <w:lang w:val="en-US"/>
              </w:rPr>
              <w:t>, application searching for a specific KAM or business customers</w:t>
            </w:r>
          </w:p>
        </w:tc>
      </w:tr>
      <w:tr w:rsidR="005E3113" w:rsidRPr="00F77C70" w14:paraId="1BE88A56" w14:textId="77777777" w:rsidTr="00F52E73">
        <w:tc>
          <w:tcPr>
            <w:tcW w:w="4974" w:type="dxa"/>
          </w:tcPr>
          <w:p w14:paraId="71EE7ED2" w14:textId="2983B9DA" w:rsidR="005E3113" w:rsidRPr="00F77C70" w:rsidRDefault="005E3113" w:rsidP="00515C62">
            <w:pPr>
              <w:rPr>
                <w:rFonts w:ascii="Polo" w:hAnsi="Polo"/>
                <w:lang w:val="en-US"/>
              </w:rPr>
            </w:pPr>
            <w:r w:rsidRPr="00F77C70">
              <w:rPr>
                <w:rFonts w:ascii="Polo" w:hAnsi="Polo"/>
                <w:lang w:val="en-US"/>
              </w:rPr>
              <w:t>E</w:t>
            </w:r>
            <w:r w:rsidR="00D657B9" w:rsidRPr="00F77C70">
              <w:rPr>
                <w:rFonts w:ascii="Polo" w:hAnsi="Polo"/>
                <w:lang w:val="en-US"/>
              </w:rPr>
              <w:t>DG</w:t>
            </w:r>
          </w:p>
        </w:tc>
        <w:tc>
          <w:tcPr>
            <w:tcW w:w="4098" w:type="dxa"/>
          </w:tcPr>
          <w:p w14:paraId="658434C0" w14:textId="3D7D9911" w:rsidR="005E3113" w:rsidRPr="00F77C70" w:rsidRDefault="005E3113" w:rsidP="00D657B9">
            <w:pPr>
              <w:rPr>
                <w:rFonts w:ascii="Polo" w:hAnsi="Polo"/>
                <w:lang w:val="en-US"/>
              </w:rPr>
            </w:pPr>
            <w:r w:rsidRPr="00F77C70">
              <w:rPr>
                <w:rFonts w:ascii="Polo" w:hAnsi="Polo"/>
                <w:lang w:val="en-US"/>
              </w:rPr>
              <w:t xml:space="preserve">E.ON </w:t>
            </w:r>
            <w:proofErr w:type="spellStart"/>
            <w:r w:rsidR="00D657B9" w:rsidRPr="00F77C70">
              <w:rPr>
                <w:rFonts w:ascii="Polo" w:hAnsi="Polo"/>
                <w:lang w:val="en-US"/>
              </w:rPr>
              <w:t>Energie</w:t>
            </w:r>
            <w:proofErr w:type="spellEnd"/>
            <w:r w:rsidR="00D657B9" w:rsidRPr="00F77C70">
              <w:rPr>
                <w:rFonts w:ascii="Polo" w:hAnsi="Polo"/>
                <w:lang w:val="en-US"/>
              </w:rPr>
              <w:t xml:space="preserve"> </w:t>
            </w:r>
            <w:r w:rsidRPr="00F77C70">
              <w:rPr>
                <w:rFonts w:ascii="Polo" w:hAnsi="Polo"/>
                <w:lang w:val="en-US"/>
              </w:rPr>
              <w:t>Deutschland</w:t>
            </w:r>
          </w:p>
        </w:tc>
      </w:tr>
      <w:tr w:rsidR="0052147D" w:rsidRPr="00F77C70" w14:paraId="3ACEF7CD" w14:textId="77777777" w:rsidTr="00F52E73">
        <w:tc>
          <w:tcPr>
            <w:tcW w:w="4974" w:type="dxa"/>
          </w:tcPr>
          <w:p w14:paraId="430FBDE3" w14:textId="1665F5D9" w:rsidR="0052147D" w:rsidRPr="00F77C70" w:rsidRDefault="0052147D" w:rsidP="00515C62">
            <w:pPr>
              <w:rPr>
                <w:rFonts w:ascii="Polo" w:hAnsi="Polo"/>
                <w:lang w:val="en-US"/>
              </w:rPr>
            </w:pPr>
            <w:r w:rsidRPr="00F77C70">
              <w:rPr>
                <w:rFonts w:ascii="Polo" w:hAnsi="Polo"/>
                <w:lang w:val="en-US"/>
              </w:rPr>
              <w:t>E</w:t>
            </w:r>
            <w:r w:rsidR="00D657B9" w:rsidRPr="00F77C70">
              <w:rPr>
                <w:rFonts w:ascii="Polo" w:hAnsi="Polo"/>
                <w:lang w:val="en-US"/>
              </w:rPr>
              <w:t>BS</w:t>
            </w:r>
          </w:p>
        </w:tc>
        <w:tc>
          <w:tcPr>
            <w:tcW w:w="4098" w:type="dxa"/>
          </w:tcPr>
          <w:p w14:paraId="4DF49397" w14:textId="6095430C" w:rsidR="0052147D" w:rsidRPr="00F77C70" w:rsidRDefault="0052147D" w:rsidP="0025076A">
            <w:pPr>
              <w:rPr>
                <w:rFonts w:ascii="Polo" w:hAnsi="Polo"/>
                <w:lang w:val="en-US"/>
              </w:rPr>
            </w:pPr>
            <w:r w:rsidRPr="00F77C70">
              <w:rPr>
                <w:rFonts w:ascii="Polo" w:hAnsi="Polo"/>
                <w:lang w:val="en-US"/>
              </w:rPr>
              <w:t xml:space="preserve">E.ON </w:t>
            </w:r>
            <w:r w:rsidR="00D657B9" w:rsidRPr="00F77C70">
              <w:rPr>
                <w:rFonts w:ascii="Polo" w:hAnsi="Polo"/>
                <w:lang w:val="en-US"/>
              </w:rPr>
              <w:t>Business Services</w:t>
            </w:r>
          </w:p>
        </w:tc>
      </w:tr>
      <w:tr w:rsidR="0094578C" w:rsidRPr="00AB1787" w14:paraId="47311FE5" w14:textId="77777777" w:rsidTr="00F52E73">
        <w:tc>
          <w:tcPr>
            <w:tcW w:w="4974" w:type="dxa"/>
          </w:tcPr>
          <w:p w14:paraId="31053530" w14:textId="77777777" w:rsidR="0094578C" w:rsidRPr="00F77C70" w:rsidRDefault="0094578C" w:rsidP="00515C62">
            <w:pPr>
              <w:rPr>
                <w:rFonts w:ascii="Polo" w:hAnsi="Polo"/>
                <w:lang w:val="en-US"/>
              </w:rPr>
            </w:pPr>
            <w:r w:rsidRPr="00F77C70">
              <w:rPr>
                <w:rFonts w:ascii="Polo" w:hAnsi="Polo"/>
                <w:lang w:val="en-US"/>
              </w:rPr>
              <w:t>VG</w:t>
            </w:r>
          </w:p>
        </w:tc>
        <w:tc>
          <w:tcPr>
            <w:tcW w:w="4098" w:type="dxa"/>
          </w:tcPr>
          <w:p w14:paraId="2FD63161" w14:textId="77777777" w:rsidR="0094578C" w:rsidRPr="00F77C70" w:rsidRDefault="0094578C" w:rsidP="0025076A">
            <w:pPr>
              <w:rPr>
                <w:rFonts w:ascii="Polo" w:hAnsi="Polo"/>
                <w:lang w:val="en-US"/>
              </w:rPr>
            </w:pPr>
            <w:r w:rsidRPr="00F77C70">
              <w:rPr>
                <w:rFonts w:ascii="Polo" w:hAnsi="Polo"/>
                <w:lang w:val="en-US"/>
              </w:rPr>
              <w:t>sales company (</w:t>
            </w:r>
            <w:proofErr w:type="spellStart"/>
            <w:r w:rsidRPr="00F77C70">
              <w:rPr>
                <w:rFonts w:ascii="Polo" w:hAnsi="Polo"/>
                <w:lang w:val="en-US"/>
              </w:rPr>
              <w:t>Vertriebsgesellschaft</w:t>
            </w:r>
            <w:proofErr w:type="spellEnd"/>
            <w:r w:rsidRPr="00F77C70">
              <w:rPr>
                <w:rFonts w:ascii="Polo" w:hAnsi="Polo"/>
                <w:lang w:val="en-US"/>
              </w:rPr>
              <w:t>), one out of seven sales companies of E.ON in Germany</w:t>
            </w:r>
          </w:p>
        </w:tc>
      </w:tr>
      <w:tr w:rsidR="00617247" w:rsidRPr="00F77C70" w14:paraId="51DE3CB4" w14:textId="77777777" w:rsidTr="00F52E73">
        <w:tc>
          <w:tcPr>
            <w:tcW w:w="4974" w:type="dxa"/>
          </w:tcPr>
          <w:p w14:paraId="12B3248E" w14:textId="55CB9DBB" w:rsidR="00617247" w:rsidRPr="00F77C70" w:rsidRDefault="00617247" w:rsidP="00515C62">
            <w:pPr>
              <w:rPr>
                <w:rFonts w:ascii="Polo" w:hAnsi="Polo"/>
                <w:lang w:val="en-US"/>
              </w:rPr>
            </w:pPr>
            <w:proofErr w:type="spellStart"/>
            <w:r w:rsidRPr="00F77C70">
              <w:rPr>
                <w:rFonts w:ascii="Polo" w:hAnsi="Polo"/>
                <w:lang w:val="en-US"/>
              </w:rPr>
              <w:t>GetAccess</w:t>
            </w:r>
            <w:proofErr w:type="spellEnd"/>
          </w:p>
        </w:tc>
        <w:tc>
          <w:tcPr>
            <w:tcW w:w="4098" w:type="dxa"/>
          </w:tcPr>
          <w:p w14:paraId="7D8E2995" w14:textId="7F6EEEB0" w:rsidR="00617247" w:rsidRPr="00F77C70" w:rsidRDefault="00617247" w:rsidP="0025076A">
            <w:pPr>
              <w:rPr>
                <w:rFonts w:ascii="Polo" w:hAnsi="Polo"/>
                <w:lang w:val="en-US"/>
              </w:rPr>
            </w:pPr>
            <w:r w:rsidRPr="00F77C70">
              <w:rPr>
                <w:rFonts w:ascii="Polo" w:hAnsi="Polo"/>
                <w:lang w:val="en-US"/>
              </w:rPr>
              <w:t>E.ON Authentication Service</w:t>
            </w:r>
          </w:p>
        </w:tc>
      </w:tr>
      <w:tr w:rsidR="00E46226" w:rsidRPr="00AB1787" w14:paraId="44E70C69" w14:textId="77777777" w:rsidTr="00F52E73">
        <w:tc>
          <w:tcPr>
            <w:tcW w:w="4974" w:type="dxa"/>
          </w:tcPr>
          <w:p w14:paraId="4F9E1387" w14:textId="6ED3E7CA" w:rsidR="00E46226" w:rsidRPr="00F77C70" w:rsidRDefault="00E46226" w:rsidP="00515C62">
            <w:pPr>
              <w:rPr>
                <w:rFonts w:ascii="Polo" w:hAnsi="Polo"/>
                <w:lang w:val="en-US"/>
              </w:rPr>
            </w:pPr>
            <w:r>
              <w:rPr>
                <w:rFonts w:ascii="Polo" w:hAnsi="Polo"/>
                <w:lang w:val="en-US"/>
              </w:rPr>
              <w:t>Mein E.ON</w:t>
            </w:r>
          </w:p>
        </w:tc>
        <w:tc>
          <w:tcPr>
            <w:tcW w:w="4098" w:type="dxa"/>
          </w:tcPr>
          <w:p w14:paraId="7E600685" w14:textId="527033CE" w:rsidR="00E46226" w:rsidRPr="00F77C70" w:rsidRDefault="00E46226" w:rsidP="0025076A">
            <w:pPr>
              <w:rPr>
                <w:rFonts w:ascii="Polo" w:hAnsi="Polo"/>
                <w:lang w:val="en-US"/>
              </w:rPr>
            </w:pPr>
            <w:r>
              <w:rPr>
                <w:rFonts w:ascii="Polo" w:hAnsi="Polo"/>
                <w:lang w:val="en-US"/>
              </w:rPr>
              <w:t xml:space="preserve">Customer </w:t>
            </w:r>
            <w:proofErr w:type="spellStart"/>
            <w:r>
              <w:rPr>
                <w:rFonts w:ascii="Polo" w:hAnsi="Polo"/>
                <w:lang w:val="en-US"/>
              </w:rPr>
              <w:t>Selfcare</w:t>
            </w:r>
            <w:proofErr w:type="spellEnd"/>
            <w:r>
              <w:rPr>
                <w:rFonts w:ascii="Polo" w:hAnsi="Polo"/>
                <w:lang w:val="en-US"/>
              </w:rPr>
              <w:t xml:space="preserve"> portal for private and small/medium business customers</w:t>
            </w:r>
          </w:p>
        </w:tc>
      </w:tr>
      <w:tr w:rsidR="00BC33BB" w:rsidRPr="009C45E4" w14:paraId="0924ED8F" w14:textId="77777777" w:rsidTr="00F52E73">
        <w:tc>
          <w:tcPr>
            <w:tcW w:w="4974" w:type="dxa"/>
          </w:tcPr>
          <w:p w14:paraId="032EC720" w14:textId="68BA2990" w:rsidR="00BC33BB" w:rsidRDefault="00BC33BB" w:rsidP="00515C62">
            <w:pPr>
              <w:rPr>
                <w:rFonts w:ascii="Polo" w:hAnsi="Polo"/>
                <w:lang w:val="en-US"/>
              </w:rPr>
            </w:pPr>
            <w:r>
              <w:rPr>
                <w:rFonts w:ascii="Polo" w:hAnsi="Polo"/>
                <w:lang w:val="en-US"/>
              </w:rPr>
              <w:t>SPOC</w:t>
            </w:r>
          </w:p>
        </w:tc>
        <w:tc>
          <w:tcPr>
            <w:tcW w:w="4098" w:type="dxa"/>
          </w:tcPr>
          <w:p w14:paraId="3499BE43" w14:textId="48D9765E" w:rsidR="00BC33BB" w:rsidRDefault="00BC33BB" w:rsidP="0025076A">
            <w:pPr>
              <w:rPr>
                <w:rFonts w:ascii="Polo" w:hAnsi="Polo"/>
                <w:lang w:val="en-US"/>
              </w:rPr>
            </w:pPr>
            <w:r>
              <w:rPr>
                <w:rFonts w:ascii="Polo" w:hAnsi="Polo"/>
                <w:lang w:val="en-US"/>
              </w:rPr>
              <w:t>Sales Partners &amp; Online Campaigns</w:t>
            </w:r>
          </w:p>
        </w:tc>
      </w:tr>
    </w:tbl>
    <w:p w14:paraId="42A15CDF" w14:textId="77777777" w:rsidR="00FB3DE1" w:rsidRPr="00F77C70" w:rsidRDefault="00FB3DE1" w:rsidP="006C7BD2">
      <w:pPr>
        <w:pStyle w:val="berschrift2"/>
        <w:numPr>
          <w:ilvl w:val="1"/>
          <w:numId w:val="2"/>
        </w:numPr>
        <w:rPr>
          <w:lang w:val="en-US"/>
        </w:rPr>
      </w:pPr>
      <w:bookmarkStart w:id="5" w:name="_Toc445120087"/>
      <w:r w:rsidRPr="00F77C70">
        <w:rPr>
          <w:lang w:val="en-US"/>
        </w:rPr>
        <w:t>Languages</w:t>
      </w:r>
      <w:bookmarkEnd w:id="5"/>
    </w:p>
    <w:p w14:paraId="4374B832" w14:textId="77777777" w:rsidR="00FB3DE1" w:rsidRPr="00F77C70" w:rsidRDefault="00F97EC3" w:rsidP="00FB3DE1">
      <w:pPr>
        <w:rPr>
          <w:rFonts w:ascii="Polo" w:hAnsi="Polo"/>
          <w:lang w:val="en-US"/>
        </w:rPr>
      </w:pPr>
      <w:r w:rsidRPr="00F77C70">
        <w:rPr>
          <w:rFonts w:ascii="Polo" w:hAnsi="Polo"/>
          <w:lang w:val="en-US"/>
        </w:rPr>
        <w:t>The document language is defined with English.</w:t>
      </w:r>
    </w:p>
    <w:p w14:paraId="1083B3CF" w14:textId="77777777" w:rsidR="00B941BC" w:rsidRPr="00F77C70" w:rsidRDefault="000662E4" w:rsidP="006F384B">
      <w:pPr>
        <w:pStyle w:val="berschrift1"/>
        <w:rPr>
          <w:lang w:val="en-US"/>
        </w:rPr>
      </w:pPr>
      <w:bookmarkStart w:id="6" w:name="_Ref352832686"/>
      <w:bookmarkStart w:id="7" w:name="_Toc445120088"/>
      <w:r w:rsidRPr="00F77C70">
        <w:rPr>
          <w:lang w:val="en-US"/>
        </w:rPr>
        <w:t>Logic Interface Design</w:t>
      </w:r>
      <w:bookmarkEnd w:id="6"/>
      <w:bookmarkEnd w:id="7"/>
    </w:p>
    <w:p w14:paraId="2795B8B5" w14:textId="77777777" w:rsidR="00361AEE" w:rsidRPr="00F77C70" w:rsidRDefault="00361AEE" w:rsidP="00D7198C">
      <w:pPr>
        <w:pStyle w:val="berschrift2"/>
        <w:rPr>
          <w:lang w:val="en-US"/>
        </w:rPr>
      </w:pPr>
      <w:bookmarkStart w:id="8" w:name="_Toc445120089"/>
      <w:r w:rsidRPr="00F77C70">
        <w:rPr>
          <w:lang w:val="en-US"/>
        </w:rPr>
        <w:t>Introduction</w:t>
      </w:r>
      <w:bookmarkEnd w:id="8"/>
    </w:p>
    <w:p w14:paraId="35DBCD8C" w14:textId="77777777" w:rsidR="00361AEE" w:rsidRPr="00F77C70" w:rsidRDefault="00361AEE" w:rsidP="00361AEE">
      <w:pPr>
        <w:rPr>
          <w:rFonts w:ascii="Polo" w:hAnsi="Polo"/>
          <w:lang w:val="en-US"/>
        </w:rPr>
      </w:pPr>
      <w:proofErr w:type="gramStart"/>
      <w:r w:rsidRPr="00F77C70">
        <w:rPr>
          <w:rFonts w:ascii="Polo" w:hAnsi="Polo"/>
          <w:lang w:val="en-US"/>
        </w:rPr>
        <w:t>Migrating</w:t>
      </w:r>
      <w:proofErr w:type="gramEnd"/>
      <w:r w:rsidRPr="00F77C70">
        <w:rPr>
          <w:rFonts w:ascii="Polo" w:hAnsi="Polo"/>
          <w:lang w:val="en-US"/>
        </w:rPr>
        <w:t xml:space="preserve"> the website eon.de and its currently implemented applications to the CQ5 platform requires certain interfaces which provide (existing) backend functionalities and information to the CQ5 platform. The applications in scope are:</w:t>
      </w:r>
    </w:p>
    <w:p w14:paraId="4C694CE0" w14:textId="77777777" w:rsidR="00361AEE" w:rsidRPr="00F77C70" w:rsidRDefault="00361AEE" w:rsidP="007929DA">
      <w:pPr>
        <w:pStyle w:val="Listenabsatz"/>
        <w:numPr>
          <w:ilvl w:val="0"/>
          <w:numId w:val="10"/>
        </w:numPr>
        <w:rPr>
          <w:rFonts w:ascii="Polo" w:hAnsi="Polo"/>
          <w:lang w:val="en-US"/>
        </w:rPr>
      </w:pPr>
      <w:proofErr w:type="spellStart"/>
      <w:r w:rsidRPr="00F77C70">
        <w:rPr>
          <w:rFonts w:ascii="Polo" w:hAnsi="Polo"/>
          <w:lang w:val="en-US"/>
        </w:rPr>
        <w:t>Productadvisor</w:t>
      </w:r>
      <w:proofErr w:type="spellEnd"/>
      <w:r w:rsidRPr="00F77C70">
        <w:rPr>
          <w:rFonts w:ascii="Polo" w:hAnsi="Polo"/>
          <w:lang w:val="en-US"/>
        </w:rPr>
        <w:t xml:space="preserve"> (PA)</w:t>
      </w:r>
    </w:p>
    <w:p w14:paraId="7EB6FF1E" w14:textId="77777777" w:rsidR="00361AEE" w:rsidRPr="00F77C70" w:rsidRDefault="00361AEE" w:rsidP="007929DA">
      <w:pPr>
        <w:pStyle w:val="Listenabsatz"/>
        <w:numPr>
          <w:ilvl w:val="0"/>
          <w:numId w:val="10"/>
        </w:numPr>
        <w:rPr>
          <w:rFonts w:ascii="Polo" w:hAnsi="Polo"/>
          <w:lang w:val="en-US"/>
        </w:rPr>
      </w:pPr>
      <w:r w:rsidRPr="00F77C70">
        <w:rPr>
          <w:rFonts w:ascii="Polo" w:hAnsi="Polo"/>
          <w:lang w:val="en-US"/>
        </w:rPr>
        <w:t>Online Contract (OVA)</w:t>
      </w:r>
    </w:p>
    <w:p w14:paraId="776FBAEA" w14:textId="42C2FB11" w:rsidR="00B27AA1" w:rsidRPr="00F77C70" w:rsidRDefault="00B27AA1" w:rsidP="007929DA">
      <w:pPr>
        <w:pStyle w:val="Listenabsatz"/>
        <w:numPr>
          <w:ilvl w:val="0"/>
          <w:numId w:val="10"/>
        </w:numPr>
        <w:spacing w:after="0"/>
        <w:contextualSpacing w:val="0"/>
        <w:rPr>
          <w:rFonts w:ascii="Polo" w:hAnsi="Polo"/>
          <w:lang w:val="en-US"/>
        </w:rPr>
      </w:pPr>
      <w:r w:rsidRPr="00F77C70">
        <w:rPr>
          <w:rFonts w:ascii="Polo" w:hAnsi="Polo"/>
          <w:lang w:val="en-US"/>
        </w:rPr>
        <w:t>Regionali</w:t>
      </w:r>
      <w:r w:rsidR="00194B6A">
        <w:rPr>
          <w:rFonts w:ascii="Polo" w:hAnsi="Polo"/>
          <w:lang w:val="en-US"/>
        </w:rPr>
        <w:t>z</w:t>
      </w:r>
      <w:r w:rsidRPr="00F77C70">
        <w:rPr>
          <w:rFonts w:ascii="Polo" w:hAnsi="Polo"/>
          <w:lang w:val="en-US"/>
        </w:rPr>
        <w:t>ation (for supporting services)</w:t>
      </w:r>
    </w:p>
    <w:p w14:paraId="2ABAFD26" w14:textId="77777777" w:rsidR="00873F2F" w:rsidRPr="00873F2F" w:rsidRDefault="00873F2F" w:rsidP="00873F2F">
      <w:pPr>
        <w:spacing w:after="0"/>
        <w:rPr>
          <w:rFonts w:ascii="Polo" w:hAnsi="Polo"/>
          <w:lang w:val="en-US"/>
        </w:rPr>
      </w:pPr>
    </w:p>
    <w:p w14:paraId="392F6283" w14:textId="77777777" w:rsidR="00361AEE" w:rsidRPr="00F77C70" w:rsidRDefault="00361AEE" w:rsidP="00361AEE">
      <w:pPr>
        <w:rPr>
          <w:rFonts w:ascii="Polo" w:hAnsi="Polo"/>
          <w:lang w:val="en-US"/>
        </w:rPr>
      </w:pPr>
      <w:r w:rsidRPr="00F77C70">
        <w:rPr>
          <w:rFonts w:ascii="Polo" w:hAnsi="Polo"/>
          <w:lang w:val="en-US"/>
        </w:rPr>
        <w:t xml:space="preserve">The logical interface design picture provides the general framework for the following chapters where the technical implementation of each interface will be specified in detail. </w:t>
      </w:r>
      <w:bookmarkStart w:id="9" w:name="_GoBack"/>
      <w:bookmarkEnd w:id="9"/>
    </w:p>
    <w:p w14:paraId="2AC70B11" w14:textId="77777777" w:rsidR="00361AEE" w:rsidRPr="00F77C70" w:rsidRDefault="00361AEE" w:rsidP="00D7198C">
      <w:pPr>
        <w:pStyle w:val="berschrift2"/>
        <w:rPr>
          <w:lang w:val="en-US"/>
        </w:rPr>
      </w:pPr>
      <w:bookmarkStart w:id="10" w:name="_Toc445120090"/>
      <w:r w:rsidRPr="00F77C70">
        <w:rPr>
          <w:lang w:val="en-US"/>
        </w:rPr>
        <w:lastRenderedPageBreak/>
        <w:t>Interface and Integration definition</w:t>
      </w:r>
      <w:bookmarkEnd w:id="10"/>
    </w:p>
    <w:p w14:paraId="31004326" w14:textId="7C869416" w:rsidR="00361AEE" w:rsidRPr="00F77C70" w:rsidRDefault="00361AEE" w:rsidP="002D0313">
      <w:pPr>
        <w:pStyle w:val="berschrift3"/>
        <w:tabs>
          <w:tab w:val="clear" w:pos="3272"/>
        </w:tabs>
        <w:ind w:left="709" w:hanging="709"/>
        <w:rPr>
          <w:lang w:val="en-US"/>
        </w:rPr>
      </w:pPr>
      <w:bookmarkStart w:id="11" w:name="_Toc445120091"/>
      <w:r w:rsidRPr="00F77C70">
        <w:rPr>
          <w:lang w:val="en-US"/>
        </w:rPr>
        <w:t xml:space="preserve">Service API - </w:t>
      </w:r>
      <w:r w:rsidR="00752A1A" w:rsidRPr="00F77C70">
        <w:rPr>
          <w:lang w:val="en-US"/>
        </w:rPr>
        <w:t xml:space="preserve">AJAX &amp; </w:t>
      </w:r>
      <w:r w:rsidR="00505FF4" w:rsidRPr="00F77C70">
        <w:rPr>
          <w:lang w:val="en-US"/>
        </w:rPr>
        <w:t xml:space="preserve">Standard </w:t>
      </w:r>
      <w:r w:rsidR="00302322" w:rsidRPr="00F77C70">
        <w:rPr>
          <w:lang w:val="en-US"/>
        </w:rPr>
        <w:t xml:space="preserve">HTTP </w:t>
      </w:r>
      <w:r w:rsidR="00505FF4" w:rsidRPr="00F77C70">
        <w:rPr>
          <w:lang w:val="en-US"/>
        </w:rPr>
        <w:t>Request</w:t>
      </w:r>
      <w:bookmarkEnd w:id="11"/>
    </w:p>
    <w:p w14:paraId="721CD694" w14:textId="1A726044" w:rsidR="00361AEE" w:rsidRPr="00F77C70" w:rsidRDefault="00613196" w:rsidP="00361AEE">
      <w:pPr>
        <w:rPr>
          <w:rFonts w:ascii="Polo" w:hAnsi="Polo"/>
          <w:lang w:val="en-US"/>
        </w:rPr>
      </w:pPr>
      <w:r w:rsidRPr="00F77C70">
        <w:rPr>
          <w:rFonts w:ascii="Polo" w:hAnsi="Polo"/>
          <w:lang w:val="en-US"/>
        </w:rPr>
        <w:t>The EBS business logic services can be access</w:t>
      </w:r>
      <w:r w:rsidR="00F77C70" w:rsidRPr="00F77C70">
        <w:rPr>
          <w:rFonts w:ascii="Polo" w:hAnsi="Polo"/>
          <w:lang w:val="en-US"/>
        </w:rPr>
        <w:t>ed</w:t>
      </w:r>
      <w:r w:rsidRPr="00F77C70">
        <w:rPr>
          <w:rFonts w:ascii="Polo" w:hAnsi="Polo"/>
          <w:lang w:val="en-US"/>
        </w:rPr>
        <w:t xml:space="preserve"> in two ways. Either way is synchronous.</w:t>
      </w:r>
      <w:r w:rsidR="00EE0E42" w:rsidRPr="00F77C70">
        <w:rPr>
          <w:rFonts w:ascii="Polo" w:hAnsi="Polo"/>
          <w:lang w:val="en-US"/>
        </w:rPr>
        <w:t xml:space="preserve"> All requests are sen</w:t>
      </w:r>
      <w:r w:rsidR="00BA3019" w:rsidRPr="00F77C70">
        <w:rPr>
          <w:rFonts w:ascii="Polo" w:hAnsi="Polo"/>
          <w:lang w:val="en-US"/>
        </w:rPr>
        <w:t>t</w:t>
      </w:r>
      <w:r w:rsidR="00EE0E42" w:rsidRPr="00F77C70">
        <w:rPr>
          <w:rFonts w:ascii="Polo" w:hAnsi="Polo"/>
          <w:lang w:val="en-US"/>
        </w:rPr>
        <w:t xml:space="preserve"> from the client directly, there is no communication between CQ5 and the backend. </w:t>
      </w:r>
    </w:p>
    <w:p w14:paraId="7095E5BC" w14:textId="3E00F2AE" w:rsidR="00613196" w:rsidRPr="00F77C70" w:rsidRDefault="00613196" w:rsidP="005B7F1B">
      <w:pPr>
        <w:pStyle w:val="Listenabsatz"/>
        <w:numPr>
          <w:ilvl w:val="0"/>
          <w:numId w:val="15"/>
        </w:numPr>
        <w:rPr>
          <w:rFonts w:ascii="Polo" w:hAnsi="Polo"/>
          <w:lang w:val="en-US"/>
        </w:rPr>
      </w:pPr>
      <w:r w:rsidRPr="00F77C70">
        <w:rPr>
          <w:rFonts w:ascii="Polo" w:hAnsi="Polo"/>
          <w:lang w:val="en-US"/>
        </w:rPr>
        <w:t xml:space="preserve">AJAX (for the </w:t>
      </w:r>
      <w:proofErr w:type="spellStart"/>
      <w:r w:rsidRPr="00F77C70">
        <w:rPr>
          <w:rFonts w:ascii="Polo" w:hAnsi="Polo"/>
          <w:lang w:val="en-US"/>
        </w:rPr>
        <w:t>RESTful</w:t>
      </w:r>
      <w:proofErr w:type="spellEnd"/>
      <w:r w:rsidRPr="00F77C70">
        <w:rPr>
          <w:rFonts w:ascii="Polo" w:hAnsi="Polo"/>
          <w:lang w:val="en-US"/>
        </w:rPr>
        <w:t xml:space="preserve"> data-exchange service calls)</w:t>
      </w:r>
    </w:p>
    <w:p w14:paraId="41943A93" w14:textId="32C880E7" w:rsidR="00613196" w:rsidRPr="00F77C70" w:rsidRDefault="00613196" w:rsidP="005B7F1B">
      <w:pPr>
        <w:pStyle w:val="Listenabsatz"/>
        <w:numPr>
          <w:ilvl w:val="0"/>
          <w:numId w:val="15"/>
        </w:numPr>
        <w:rPr>
          <w:rFonts w:ascii="Polo" w:hAnsi="Polo"/>
          <w:lang w:val="en-US"/>
        </w:rPr>
      </w:pPr>
      <w:r w:rsidRPr="00F77C70">
        <w:rPr>
          <w:rFonts w:ascii="Polo" w:hAnsi="Polo"/>
          <w:lang w:val="en-US"/>
        </w:rPr>
        <w:t xml:space="preserve">Standard request (for </w:t>
      </w:r>
      <w:r w:rsidR="007A1EC2" w:rsidRPr="00F77C70">
        <w:rPr>
          <w:rFonts w:ascii="Polo" w:hAnsi="Polo"/>
          <w:lang w:val="en-US"/>
        </w:rPr>
        <w:t>the file-exchange service calls)</w:t>
      </w:r>
    </w:p>
    <w:p w14:paraId="247A89C4" w14:textId="78ECC623" w:rsidR="00AB31AC" w:rsidRPr="00F77C70" w:rsidRDefault="00AB31AC" w:rsidP="00AB31AC">
      <w:pPr>
        <w:rPr>
          <w:rFonts w:ascii="Polo" w:hAnsi="Polo"/>
          <w:lang w:val="en-US"/>
        </w:rPr>
      </w:pPr>
      <w:r w:rsidRPr="00F77C70">
        <w:rPr>
          <w:rFonts w:ascii="Polo" w:hAnsi="Polo"/>
          <w:lang w:val="en-US"/>
        </w:rPr>
        <w:t>A WSO2 API-Manager</w:t>
      </w:r>
      <w:r w:rsidR="00994FCD" w:rsidRPr="00F77C70">
        <w:rPr>
          <w:rStyle w:val="Funotenzeichen"/>
          <w:rFonts w:ascii="Polo" w:hAnsi="Polo"/>
          <w:lang w:val="en-US"/>
        </w:rPr>
        <w:footnoteReference w:id="1"/>
      </w:r>
      <w:r w:rsidRPr="00F77C70">
        <w:rPr>
          <w:rFonts w:ascii="Polo" w:hAnsi="Polo"/>
          <w:lang w:val="en-US"/>
        </w:rPr>
        <w:t xml:space="preserve"> is placed in front of the EBS services that will proxy all the requests from the client to the backend. This changes only the set of parameters needed for the client to access the backend.</w:t>
      </w:r>
    </w:p>
    <w:p w14:paraId="56ED76D3" w14:textId="77777777" w:rsidR="00361AEE" w:rsidRPr="00F77C70" w:rsidRDefault="00361AEE" w:rsidP="002D0313">
      <w:pPr>
        <w:pStyle w:val="berschrift3"/>
        <w:tabs>
          <w:tab w:val="clear" w:pos="3272"/>
        </w:tabs>
        <w:ind w:left="709" w:hanging="709"/>
        <w:rPr>
          <w:lang w:val="en-US"/>
        </w:rPr>
      </w:pPr>
      <w:bookmarkStart w:id="12" w:name="_Ref380751558"/>
      <w:bookmarkStart w:id="13" w:name="_Ref380751565"/>
      <w:bookmarkStart w:id="14" w:name="_Toc445120092"/>
      <w:r w:rsidRPr="00F77C70">
        <w:rPr>
          <w:lang w:val="en-US"/>
        </w:rPr>
        <w:t>Caching of service API calls</w:t>
      </w:r>
      <w:bookmarkEnd w:id="12"/>
      <w:bookmarkEnd w:id="13"/>
      <w:bookmarkEnd w:id="14"/>
    </w:p>
    <w:p w14:paraId="20378E70" w14:textId="3183721B" w:rsidR="003423E9" w:rsidRPr="00F77C70" w:rsidRDefault="00361AEE" w:rsidP="00F9711A">
      <w:pPr>
        <w:rPr>
          <w:lang w:val="en-US"/>
        </w:rPr>
      </w:pPr>
      <w:r w:rsidRPr="00F77C70">
        <w:rPr>
          <w:lang w:val="en-US"/>
        </w:rPr>
        <w:t xml:space="preserve">In order to improve the overall performance of the website and to reduce dependencies to the backend systems a caching </w:t>
      </w:r>
      <w:r w:rsidR="00893D8D" w:rsidRPr="00F77C70">
        <w:rPr>
          <w:lang w:val="en-US"/>
        </w:rPr>
        <w:t xml:space="preserve">could </w:t>
      </w:r>
      <w:r w:rsidRPr="00F77C70">
        <w:rPr>
          <w:lang w:val="en-US"/>
        </w:rPr>
        <w:t>be implemented, if feasible. The caching will store the information gathered by previous calls and re-use the information if the same input parameters for the service are used. For each service call the lifetime of the cache has to be specified which defines the time the data in the cache is valid.</w:t>
      </w:r>
    </w:p>
    <w:p w14:paraId="35BEF430" w14:textId="77777777" w:rsidR="004D0975" w:rsidRPr="00F77C70" w:rsidRDefault="004D0975" w:rsidP="004D0975">
      <w:pPr>
        <w:rPr>
          <w:lang w:val="en-US"/>
        </w:rPr>
      </w:pPr>
      <w:r w:rsidRPr="00F77C70">
        <w:rPr>
          <w:lang w:val="en-US"/>
        </w:rPr>
        <w:t xml:space="preserve">The caching-strategy could be implemented in different ways: </w:t>
      </w:r>
    </w:p>
    <w:p w14:paraId="79AA9A85" w14:textId="66AF8D34" w:rsidR="004D0975" w:rsidRPr="00F77C70" w:rsidRDefault="004D0975" w:rsidP="004D0975">
      <w:pPr>
        <w:pStyle w:val="Listenabsatz"/>
        <w:numPr>
          <w:ilvl w:val="0"/>
          <w:numId w:val="39"/>
        </w:numPr>
        <w:rPr>
          <w:lang w:val="en-US"/>
        </w:rPr>
      </w:pPr>
      <w:r w:rsidRPr="00F77C70">
        <w:rPr>
          <w:lang w:val="en-US"/>
        </w:rPr>
        <w:t xml:space="preserve">HTTP Caching-Mechanisms (Request/Response-Header Information, </w:t>
      </w:r>
      <w:proofErr w:type="spellStart"/>
      <w:r w:rsidRPr="00F77C70">
        <w:rPr>
          <w:lang w:val="en-US"/>
        </w:rPr>
        <w:t>ETags</w:t>
      </w:r>
      <w:proofErr w:type="spellEnd"/>
      <w:r w:rsidRPr="00F77C70">
        <w:rPr>
          <w:lang w:val="en-US"/>
        </w:rPr>
        <w:t>, etc.)</w:t>
      </w:r>
    </w:p>
    <w:p w14:paraId="20F6CC4A" w14:textId="77777777" w:rsidR="004D0975" w:rsidRPr="00F77C70" w:rsidRDefault="004D0975" w:rsidP="004D0975">
      <w:pPr>
        <w:pStyle w:val="Listenabsatz"/>
        <w:numPr>
          <w:ilvl w:val="0"/>
          <w:numId w:val="39"/>
        </w:numPr>
        <w:rPr>
          <w:lang w:val="en-US"/>
        </w:rPr>
      </w:pPr>
      <w:r w:rsidRPr="00F77C70">
        <w:rPr>
          <w:lang w:val="en-US"/>
        </w:rPr>
        <w:t>Response Caching in API Manager</w:t>
      </w:r>
    </w:p>
    <w:p w14:paraId="370802FB" w14:textId="142B8075" w:rsidR="004D0975" w:rsidRPr="00F77C70" w:rsidRDefault="004D0975" w:rsidP="004D0975">
      <w:pPr>
        <w:pStyle w:val="Listenabsatz"/>
        <w:numPr>
          <w:ilvl w:val="0"/>
          <w:numId w:val="39"/>
        </w:numPr>
        <w:rPr>
          <w:lang w:val="en-US"/>
        </w:rPr>
      </w:pPr>
      <w:r w:rsidRPr="00F77C70">
        <w:rPr>
          <w:lang w:val="en-US"/>
        </w:rPr>
        <w:t>Backend-Service Caching</w:t>
      </w:r>
    </w:p>
    <w:p w14:paraId="496737B1" w14:textId="77BD8DA5" w:rsidR="004D0975" w:rsidRPr="00F77C70" w:rsidRDefault="004D0975" w:rsidP="004D0975">
      <w:pPr>
        <w:rPr>
          <w:lang w:val="en-US"/>
        </w:rPr>
      </w:pPr>
      <w:r w:rsidRPr="00F77C70">
        <w:rPr>
          <w:lang w:val="en-US"/>
        </w:rPr>
        <w:t xml:space="preserve">In a first approach, caching is not implemented. The results of the performance-test should </w:t>
      </w:r>
      <w:r w:rsidR="00F77C70" w:rsidRPr="00F77C70">
        <w:rPr>
          <w:lang w:val="en-US"/>
        </w:rPr>
        <w:t>specify</w:t>
      </w:r>
      <w:r w:rsidRPr="00F77C70">
        <w:rPr>
          <w:lang w:val="en-US"/>
        </w:rPr>
        <w:t xml:space="preserve"> if a caching strategy is needed.</w:t>
      </w:r>
    </w:p>
    <w:p w14:paraId="5F70B866" w14:textId="0E603409" w:rsidR="00361AEE" w:rsidRPr="00F77C70" w:rsidRDefault="00361AEE" w:rsidP="002D0313">
      <w:pPr>
        <w:pStyle w:val="berschrift3"/>
        <w:tabs>
          <w:tab w:val="clear" w:pos="3272"/>
        </w:tabs>
        <w:ind w:left="709" w:hanging="709"/>
        <w:rPr>
          <w:lang w:val="en-US"/>
        </w:rPr>
      </w:pPr>
      <w:bookmarkStart w:id="15" w:name="_Toc445120093"/>
      <w:r w:rsidRPr="00F77C70">
        <w:rPr>
          <w:lang w:val="en-US"/>
        </w:rPr>
        <w:t>Guiding ideas</w:t>
      </w:r>
      <w:bookmarkEnd w:id="15"/>
    </w:p>
    <w:p w14:paraId="025F1CC4" w14:textId="77777777" w:rsidR="00361AEE" w:rsidRPr="00F77C70" w:rsidRDefault="00361AEE" w:rsidP="00361AEE">
      <w:pPr>
        <w:rPr>
          <w:rFonts w:ascii="Polo" w:hAnsi="Polo"/>
          <w:lang w:val="en-US"/>
        </w:rPr>
      </w:pPr>
      <w:r w:rsidRPr="00F77C70">
        <w:rPr>
          <w:rFonts w:ascii="Polo" w:hAnsi="Polo"/>
          <w:lang w:val="en-US"/>
        </w:rPr>
        <w:t>While defining the logical interface design the following guiding ideas have been identified and were used (besides functional requirements) in order to find the best-fitting integration option and interface type:</w:t>
      </w:r>
    </w:p>
    <w:p w14:paraId="3C06BA2C" w14:textId="77777777" w:rsidR="00B06A2B" w:rsidRPr="00F77C70" w:rsidRDefault="00361AEE" w:rsidP="005B7F1B">
      <w:pPr>
        <w:pStyle w:val="Listenabsatz"/>
        <w:numPr>
          <w:ilvl w:val="0"/>
          <w:numId w:val="16"/>
        </w:numPr>
        <w:rPr>
          <w:rFonts w:ascii="Polo" w:hAnsi="Polo"/>
          <w:lang w:val="en-US"/>
        </w:rPr>
      </w:pPr>
      <w:r w:rsidRPr="00F77C70">
        <w:rPr>
          <w:rFonts w:ascii="Polo" w:hAnsi="Polo"/>
          <w:lang w:val="en-US"/>
        </w:rPr>
        <w:t>Provide solution in a short timeframe but also ensure sustainability</w:t>
      </w:r>
    </w:p>
    <w:p w14:paraId="6F87BCB9" w14:textId="69210D56" w:rsidR="00361AEE" w:rsidRPr="00F77C70" w:rsidRDefault="00361AEE" w:rsidP="005B7F1B">
      <w:pPr>
        <w:pStyle w:val="Listenabsatz"/>
        <w:numPr>
          <w:ilvl w:val="0"/>
          <w:numId w:val="16"/>
        </w:numPr>
        <w:rPr>
          <w:rFonts w:ascii="Polo" w:hAnsi="Polo"/>
          <w:lang w:val="en-US"/>
        </w:rPr>
      </w:pPr>
      <w:r w:rsidRPr="00F77C70">
        <w:rPr>
          <w:rFonts w:ascii="Polo" w:hAnsi="Polo"/>
          <w:lang w:val="en-US"/>
        </w:rPr>
        <w:lastRenderedPageBreak/>
        <w:t>Implement simple logic into the frontend, in exceptional cases implement logic redundant</w:t>
      </w:r>
    </w:p>
    <w:p w14:paraId="456001BD" w14:textId="77777777" w:rsidR="00361AEE" w:rsidRPr="00F77C70" w:rsidRDefault="00361AEE" w:rsidP="005B7F1B">
      <w:pPr>
        <w:pStyle w:val="Listenabsatz"/>
        <w:numPr>
          <w:ilvl w:val="0"/>
          <w:numId w:val="16"/>
        </w:numPr>
        <w:rPr>
          <w:rFonts w:ascii="Polo" w:hAnsi="Polo"/>
          <w:lang w:val="en-US"/>
        </w:rPr>
      </w:pPr>
      <w:r w:rsidRPr="00F77C70">
        <w:rPr>
          <w:rFonts w:ascii="Polo" w:hAnsi="Polo"/>
          <w:lang w:val="en-US"/>
        </w:rPr>
        <w:t>Provide central services if reusability of functionality is required and feasible</w:t>
      </w:r>
    </w:p>
    <w:p w14:paraId="0F2F854E" w14:textId="77777777" w:rsidR="00361AEE" w:rsidRPr="00F77C70" w:rsidRDefault="00361AEE" w:rsidP="005B7F1B">
      <w:pPr>
        <w:pStyle w:val="Listenabsatz"/>
        <w:numPr>
          <w:ilvl w:val="0"/>
          <w:numId w:val="16"/>
        </w:numPr>
        <w:rPr>
          <w:rFonts w:ascii="Polo" w:hAnsi="Polo"/>
          <w:lang w:val="en-US"/>
        </w:rPr>
      </w:pPr>
      <w:r w:rsidRPr="00F77C70">
        <w:rPr>
          <w:rFonts w:ascii="Polo" w:hAnsi="Polo"/>
          <w:lang w:val="en-US"/>
        </w:rPr>
        <w:t>REST will be used for services</w:t>
      </w:r>
    </w:p>
    <w:p w14:paraId="2D19CC6A" w14:textId="07A813C9" w:rsidR="00361AEE" w:rsidRDefault="00361AEE" w:rsidP="005B7F1B">
      <w:pPr>
        <w:pStyle w:val="Listenabsatz"/>
        <w:numPr>
          <w:ilvl w:val="0"/>
          <w:numId w:val="16"/>
        </w:numPr>
        <w:rPr>
          <w:rFonts w:ascii="Polo" w:hAnsi="Polo"/>
          <w:lang w:val="en-US"/>
        </w:rPr>
      </w:pPr>
      <w:r w:rsidRPr="00F77C70">
        <w:rPr>
          <w:rFonts w:ascii="Polo" w:hAnsi="Polo"/>
          <w:lang w:val="en-US"/>
        </w:rPr>
        <w:t>Any communication will be done</w:t>
      </w:r>
      <w:r w:rsidR="00066204" w:rsidRPr="00F77C70">
        <w:rPr>
          <w:rFonts w:ascii="Polo" w:hAnsi="Polo"/>
          <w:lang w:val="en-US"/>
        </w:rPr>
        <w:t xml:space="preserve"> directly via the client </w:t>
      </w:r>
      <w:r w:rsidR="00D843CA" w:rsidRPr="00F77C70">
        <w:rPr>
          <w:rFonts w:ascii="Polo" w:hAnsi="Polo"/>
          <w:lang w:val="en-US"/>
        </w:rPr>
        <w:t xml:space="preserve">with AJAX </w:t>
      </w:r>
      <w:r w:rsidR="005F6E74" w:rsidRPr="00F77C70">
        <w:rPr>
          <w:rFonts w:ascii="Polo" w:hAnsi="Polo"/>
          <w:lang w:val="en-US"/>
        </w:rPr>
        <w:t>or standard requests</w:t>
      </w:r>
    </w:p>
    <w:p w14:paraId="3A18EF96" w14:textId="3580569B" w:rsidR="00A37D44" w:rsidRPr="00F77C70" w:rsidRDefault="00A37D44" w:rsidP="005B7F1B">
      <w:pPr>
        <w:pStyle w:val="Listenabsatz"/>
        <w:numPr>
          <w:ilvl w:val="0"/>
          <w:numId w:val="16"/>
        </w:numPr>
        <w:rPr>
          <w:rFonts w:ascii="Polo" w:hAnsi="Polo"/>
          <w:lang w:val="en-US"/>
        </w:rPr>
      </w:pPr>
      <w:r>
        <w:rPr>
          <w:rFonts w:ascii="Polo" w:hAnsi="Polo"/>
          <w:lang w:val="en-US"/>
        </w:rPr>
        <w:t>Parameters are su</w:t>
      </w:r>
      <w:r w:rsidR="00E46226">
        <w:rPr>
          <w:rFonts w:ascii="Polo" w:hAnsi="Polo"/>
          <w:lang w:val="en-US"/>
        </w:rPr>
        <w:t>b</w:t>
      </w:r>
      <w:r>
        <w:rPr>
          <w:rFonts w:ascii="Polo" w:hAnsi="Polo"/>
          <w:lang w:val="en-US"/>
        </w:rPr>
        <w:t>mitted via the classic GET-notation (/</w:t>
      </w:r>
      <w:proofErr w:type="spellStart"/>
      <w:r>
        <w:rPr>
          <w:rFonts w:ascii="Polo" w:hAnsi="Polo"/>
          <w:lang w:val="en-US"/>
        </w:rPr>
        <w:t>service?a</w:t>
      </w:r>
      <w:proofErr w:type="spellEnd"/>
      <w:r>
        <w:rPr>
          <w:rFonts w:ascii="Polo" w:hAnsi="Polo"/>
          <w:lang w:val="en-US"/>
        </w:rPr>
        <w:t>=</w:t>
      </w:r>
      <w:proofErr w:type="spellStart"/>
      <w:r>
        <w:rPr>
          <w:rFonts w:ascii="Polo" w:hAnsi="Polo"/>
          <w:lang w:val="en-US"/>
        </w:rPr>
        <w:t>b&amp;c</w:t>
      </w:r>
      <w:proofErr w:type="spellEnd"/>
      <w:r>
        <w:rPr>
          <w:rFonts w:ascii="Polo" w:hAnsi="Polo"/>
          <w:lang w:val="en-US"/>
        </w:rPr>
        <w:t>=d)</w:t>
      </w:r>
    </w:p>
    <w:p w14:paraId="61555FBE" w14:textId="77777777" w:rsidR="00361AEE" w:rsidRPr="00F77C70" w:rsidRDefault="00361AEE" w:rsidP="00361AEE">
      <w:pPr>
        <w:rPr>
          <w:rFonts w:ascii="Polo" w:hAnsi="Polo"/>
          <w:lang w:val="en-US"/>
        </w:rPr>
      </w:pPr>
      <w:r w:rsidRPr="00F77C70">
        <w:rPr>
          <w:rFonts w:ascii="Polo" w:hAnsi="Polo"/>
          <w:lang w:val="en-US"/>
        </w:rPr>
        <w:t xml:space="preserve">Those guiding ideas can and should be reused for further implementations to evaluate the best-fitting solution. </w:t>
      </w:r>
    </w:p>
    <w:p w14:paraId="7A56AD0D" w14:textId="6A39CA20" w:rsidR="00656F16" w:rsidRPr="00F77C70" w:rsidRDefault="00656F16" w:rsidP="002D0313">
      <w:pPr>
        <w:pStyle w:val="berschrift3"/>
        <w:tabs>
          <w:tab w:val="clear" w:pos="3272"/>
        </w:tabs>
        <w:ind w:left="709" w:hanging="709"/>
        <w:rPr>
          <w:lang w:val="en-US"/>
        </w:rPr>
      </w:pPr>
      <w:bookmarkStart w:id="16" w:name="_Toc445120094"/>
      <w:r w:rsidRPr="00F77C70">
        <w:rPr>
          <w:lang w:val="en-US"/>
        </w:rPr>
        <w:t>Technical solution</w:t>
      </w:r>
      <w:bookmarkEnd w:id="16"/>
    </w:p>
    <w:p w14:paraId="460C17F3" w14:textId="6E00F5FC" w:rsidR="00656F16" w:rsidRPr="00F77C70" w:rsidRDefault="00656F16" w:rsidP="00361AEE">
      <w:pPr>
        <w:rPr>
          <w:rFonts w:ascii="Polo" w:hAnsi="Polo"/>
          <w:lang w:val="en-US"/>
        </w:rPr>
      </w:pPr>
      <w:r w:rsidRPr="00F77C70">
        <w:rPr>
          <w:rFonts w:ascii="Polo" w:hAnsi="Polo"/>
          <w:lang w:val="en-US"/>
        </w:rPr>
        <w:t xml:space="preserve">The decision about which technology is used to implement the service architecture resulted in a </w:t>
      </w:r>
      <w:r w:rsidR="00FC6577">
        <w:rPr>
          <w:rFonts w:ascii="Polo" w:hAnsi="Polo"/>
          <w:lang w:val="en-US"/>
        </w:rPr>
        <w:t>2</w:t>
      </w:r>
      <w:r w:rsidRPr="00F77C70">
        <w:rPr>
          <w:rFonts w:ascii="Polo" w:hAnsi="Polo"/>
          <w:lang w:val="en-US"/>
        </w:rPr>
        <w:t xml:space="preserve">-level-solution. The Level </w:t>
      </w:r>
      <w:r w:rsidR="00FC6577">
        <w:rPr>
          <w:rFonts w:ascii="Polo" w:hAnsi="Polo"/>
          <w:lang w:val="en-US"/>
        </w:rPr>
        <w:t>1</w:t>
      </w:r>
      <w:r w:rsidRPr="00F77C70">
        <w:rPr>
          <w:rFonts w:ascii="Polo" w:hAnsi="Polo"/>
          <w:lang w:val="en-US"/>
        </w:rPr>
        <w:t xml:space="preserve"> </w:t>
      </w:r>
      <w:r w:rsidR="00F77C70">
        <w:rPr>
          <w:rFonts w:ascii="Polo" w:hAnsi="Polo"/>
          <w:lang w:val="en-US"/>
        </w:rPr>
        <w:t>will</w:t>
      </w:r>
      <w:r w:rsidRPr="00F77C70">
        <w:rPr>
          <w:rFonts w:ascii="Polo" w:hAnsi="Polo"/>
          <w:lang w:val="en-US"/>
        </w:rPr>
        <w:t xml:space="preserve"> </w:t>
      </w:r>
      <w:r w:rsidR="00F77C70">
        <w:rPr>
          <w:rFonts w:ascii="Polo" w:hAnsi="Polo"/>
          <w:lang w:val="en-US"/>
        </w:rPr>
        <w:t xml:space="preserve">ensure </w:t>
      </w:r>
      <w:r w:rsidR="00FC6577">
        <w:rPr>
          <w:rFonts w:ascii="Polo" w:hAnsi="Polo"/>
          <w:lang w:val="en-US"/>
        </w:rPr>
        <w:t>most</w:t>
      </w:r>
      <w:r w:rsidR="00F77C70">
        <w:rPr>
          <w:rFonts w:ascii="Polo" w:hAnsi="Polo"/>
          <w:lang w:val="en-US"/>
        </w:rPr>
        <w:t xml:space="preserve"> </w:t>
      </w:r>
      <w:r w:rsidRPr="00F77C70">
        <w:rPr>
          <w:rFonts w:ascii="Polo" w:hAnsi="Polo"/>
          <w:lang w:val="en-US"/>
        </w:rPr>
        <w:t xml:space="preserve">browsers and devices </w:t>
      </w:r>
      <w:r w:rsidR="00F77C70">
        <w:rPr>
          <w:rFonts w:ascii="Polo" w:hAnsi="Polo"/>
          <w:lang w:val="en-US"/>
        </w:rPr>
        <w:t xml:space="preserve">required by </w:t>
      </w:r>
      <w:r w:rsidR="00F77C70" w:rsidRPr="00F77C70">
        <w:rPr>
          <w:rFonts w:ascii="Polo" w:hAnsi="Polo"/>
          <w:lang w:val="en-US"/>
        </w:rPr>
        <w:t xml:space="preserve">EDG </w:t>
      </w:r>
      <w:r w:rsidRPr="00F77C70">
        <w:rPr>
          <w:rFonts w:ascii="Polo" w:hAnsi="Polo"/>
          <w:lang w:val="en-US"/>
        </w:rPr>
        <w:t xml:space="preserve">can be supported properly. </w:t>
      </w:r>
      <w:r w:rsidR="00FC6577">
        <w:rPr>
          <w:rFonts w:ascii="Polo" w:hAnsi="Polo"/>
          <w:lang w:val="en-US"/>
        </w:rPr>
        <w:t xml:space="preserve">The Level 2 will ensure all other devices can be supported. </w:t>
      </w:r>
      <w:r w:rsidRPr="00F77C70">
        <w:rPr>
          <w:rFonts w:ascii="Polo" w:hAnsi="Polo"/>
          <w:lang w:val="en-US"/>
        </w:rPr>
        <w:t xml:space="preserve">The </w:t>
      </w:r>
      <w:r w:rsidR="0036071C" w:rsidRPr="00F77C70">
        <w:rPr>
          <w:rFonts w:ascii="Polo" w:hAnsi="Polo"/>
          <w:lang w:val="en-US"/>
        </w:rPr>
        <w:t xml:space="preserve">two </w:t>
      </w:r>
      <w:r w:rsidRPr="00F77C70">
        <w:rPr>
          <w:rFonts w:ascii="Polo" w:hAnsi="Polo"/>
          <w:lang w:val="en-US"/>
        </w:rPr>
        <w:t>levels are defined as follows:</w:t>
      </w:r>
    </w:p>
    <w:tbl>
      <w:tblPr>
        <w:tblStyle w:val="Tabellenraster"/>
        <w:tblW w:w="9178" w:type="dxa"/>
        <w:tblInd w:w="108" w:type="dxa"/>
        <w:tblLook w:val="04A0" w:firstRow="1" w:lastRow="0" w:firstColumn="1" w:lastColumn="0" w:noHBand="0" w:noVBand="1"/>
      </w:tblPr>
      <w:tblGrid>
        <w:gridCol w:w="1566"/>
        <w:gridCol w:w="4117"/>
        <w:gridCol w:w="3495"/>
      </w:tblGrid>
      <w:tr w:rsidR="00656F16" w:rsidRPr="00F77C70" w14:paraId="3BE7E9A9" w14:textId="27A96E5D" w:rsidTr="00656F16">
        <w:tc>
          <w:tcPr>
            <w:tcW w:w="1566" w:type="dxa"/>
            <w:shd w:val="clear" w:color="auto" w:fill="FF0000"/>
          </w:tcPr>
          <w:p w14:paraId="2AB6F959" w14:textId="6230C35A" w:rsidR="00656F16" w:rsidRPr="00F77C70" w:rsidRDefault="00656F16" w:rsidP="00656F16">
            <w:pPr>
              <w:rPr>
                <w:rFonts w:ascii="Polo" w:hAnsi="Polo"/>
                <w:b/>
                <w:color w:val="FFFFFF" w:themeColor="background1"/>
                <w:lang w:val="en-US"/>
              </w:rPr>
            </w:pPr>
            <w:r w:rsidRPr="00F77C70">
              <w:rPr>
                <w:rFonts w:ascii="Polo" w:hAnsi="Polo"/>
                <w:b/>
                <w:color w:val="FFFFFF" w:themeColor="background1"/>
                <w:lang w:val="en-US"/>
              </w:rPr>
              <w:t>Level</w:t>
            </w:r>
          </w:p>
        </w:tc>
        <w:tc>
          <w:tcPr>
            <w:tcW w:w="4117" w:type="dxa"/>
            <w:shd w:val="clear" w:color="auto" w:fill="FF0000"/>
          </w:tcPr>
          <w:p w14:paraId="48889C7B" w14:textId="606E9345" w:rsidR="00656F16" w:rsidRPr="00F77C70" w:rsidRDefault="00656F16" w:rsidP="007C32C4">
            <w:pPr>
              <w:rPr>
                <w:rFonts w:ascii="Polo" w:hAnsi="Polo"/>
                <w:b/>
                <w:color w:val="FFFFFF" w:themeColor="background1"/>
                <w:lang w:val="en-US"/>
              </w:rPr>
            </w:pPr>
            <w:r w:rsidRPr="00F77C70">
              <w:rPr>
                <w:rFonts w:ascii="Polo" w:hAnsi="Polo"/>
                <w:b/>
                <w:color w:val="FFFFFF" w:themeColor="background1"/>
                <w:lang w:val="en-US"/>
              </w:rPr>
              <w:t>Solution</w:t>
            </w:r>
          </w:p>
        </w:tc>
        <w:tc>
          <w:tcPr>
            <w:tcW w:w="3495" w:type="dxa"/>
            <w:shd w:val="clear" w:color="auto" w:fill="FF0000"/>
          </w:tcPr>
          <w:p w14:paraId="29FBADCC" w14:textId="1F67C231" w:rsidR="00656F16" w:rsidRPr="00F77C70" w:rsidRDefault="00C7529E" w:rsidP="007C32C4">
            <w:pPr>
              <w:rPr>
                <w:rFonts w:ascii="Polo" w:hAnsi="Polo"/>
                <w:b/>
                <w:color w:val="FFFFFF" w:themeColor="background1"/>
                <w:lang w:val="en-US"/>
              </w:rPr>
            </w:pPr>
            <w:r w:rsidRPr="00F77C70">
              <w:rPr>
                <w:rFonts w:ascii="Polo" w:hAnsi="Polo"/>
                <w:b/>
                <w:color w:val="FFFFFF" w:themeColor="background1"/>
                <w:lang w:val="en-US"/>
              </w:rPr>
              <w:t>Leads to supported browsers</w:t>
            </w:r>
          </w:p>
        </w:tc>
      </w:tr>
      <w:tr w:rsidR="00656F16" w:rsidRPr="00F77C70" w14:paraId="2CF644D1" w14:textId="37472495" w:rsidTr="00656F16">
        <w:tc>
          <w:tcPr>
            <w:tcW w:w="1566" w:type="dxa"/>
          </w:tcPr>
          <w:p w14:paraId="4AFBBD1A" w14:textId="0D149822" w:rsidR="00656F16" w:rsidRPr="00F77C70" w:rsidRDefault="007C32C4" w:rsidP="007C32C4">
            <w:pPr>
              <w:rPr>
                <w:rFonts w:ascii="Polo" w:hAnsi="Polo"/>
                <w:lang w:val="en-US"/>
              </w:rPr>
            </w:pPr>
            <w:r w:rsidRPr="00F77C70">
              <w:rPr>
                <w:rFonts w:ascii="Polo" w:hAnsi="Polo"/>
                <w:lang w:val="en-US"/>
              </w:rPr>
              <w:t>1</w:t>
            </w:r>
          </w:p>
        </w:tc>
        <w:tc>
          <w:tcPr>
            <w:tcW w:w="4117" w:type="dxa"/>
          </w:tcPr>
          <w:p w14:paraId="36927DF1" w14:textId="2BFADD2A" w:rsidR="00656F16" w:rsidRPr="00F77C70" w:rsidRDefault="007C32C4" w:rsidP="009A3EB2">
            <w:pPr>
              <w:rPr>
                <w:rFonts w:ascii="Polo" w:hAnsi="Polo"/>
                <w:lang w:val="en-US"/>
              </w:rPr>
            </w:pPr>
            <w:r w:rsidRPr="00F77C70">
              <w:rPr>
                <w:rFonts w:ascii="Polo" w:hAnsi="Polo"/>
                <w:lang w:val="en-US"/>
              </w:rPr>
              <w:t xml:space="preserve">CORS – A mechanism that allows browsers to </w:t>
            </w:r>
            <w:r w:rsidR="00FF6DFE" w:rsidRPr="00F77C70">
              <w:rPr>
                <w:rFonts w:ascii="Polo" w:hAnsi="Polo"/>
                <w:lang w:val="en-US"/>
              </w:rPr>
              <w:t>send AJAX requests to different (sub-)</w:t>
            </w:r>
            <w:r w:rsidR="00863765" w:rsidRPr="00F77C70">
              <w:rPr>
                <w:rFonts w:ascii="Polo" w:hAnsi="Polo"/>
                <w:lang w:val="en-US"/>
              </w:rPr>
              <w:t xml:space="preserve"> </w:t>
            </w:r>
            <w:r w:rsidR="00FF6DFE" w:rsidRPr="00F77C70">
              <w:rPr>
                <w:rFonts w:ascii="Polo" w:hAnsi="Polo"/>
                <w:lang w:val="en-US"/>
              </w:rPr>
              <w:t xml:space="preserve">domains. Necessary for CORS to work is that the client always sends </w:t>
            </w:r>
            <w:proofErr w:type="gramStart"/>
            <w:r w:rsidR="00FF6DFE" w:rsidRPr="00F77C70">
              <w:rPr>
                <w:rFonts w:ascii="Polo" w:hAnsi="Polo"/>
                <w:lang w:val="en-US"/>
              </w:rPr>
              <w:t>a</w:t>
            </w:r>
            <w:proofErr w:type="gramEnd"/>
            <w:r w:rsidR="00FF6DFE" w:rsidRPr="00F77C70">
              <w:rPr>
                <w:rFonts w:ascii="Polo" w:hAnsi="Polo"/>
                <w:lang w:val="en-US"/>
              </w:rPr>
              <w:t xml:space="preserve"> </w:t>
            </w:r>
            <w:r w:rsidR="006B3B79" w:rsidRPr="00F77C70">
              <w:rPr>
                <w:rFonts w:ascii="Polo" w:hAnsi="Polo"/>
                <w:lang w:val="en-US"/>
              </w:rPr>
              <w:t>"</w:t>
            </w:r>
            <w:r w:rsidR="00FF6DFE" w:rsidRPr="00F77C70">
              <w:rPr>
                <w:rFonts w:ascii="Polo" w:hAnsi="Polo"/>
                <w:lang w:val="en-US"/>
              </w:rPr>
              <w:t>Origin</w:t>
            </w:r>
            <w:r w:rsidR="006B3B79" w:rsidRPr="00F77C70">
              <w:rPr>
                <w:rFonts w:ascii="Polo" w:hAnsi="Polo"/>
                <w:lang w:val="en-US"/>
              </w:rPr>
              <w:t>"</w:t>
            </w:r>
            <w:r w:rsidR="00FF6DFE" w:rsidRPr="00F77C70">
              <w:rPr>
                <w:rFonts w:ascii="Polo" w:hAnsi="Polo"/>
                <w:lang w:val="en-US"/>
              </w:rPr>
              <w:t xml:space="preserve"> header in the request (done by CQ </w:t>
            </w:r>
            <w:proofErr w:type="spellStart"/>
            <w:r w:rsidR="008A122A" w:rsidRPr="00F77C70">
              <w:rPr>
                <w:rFonts w:ascii="Polo" w:hAnsi="Polo"/>
                <w:lang w:val="en-US"/>
              </w:rPr>
              <w:t>J</w:t>
            </w:r>
            <w:r w:rsidR="00FF6DFE" w:rsidRPr="00F77C70">
              <w:rPr>
                <w:rFonts w:ascii="Polo" w:hAnsi="Polo"/>
                <w:lang w:val="en-US"/>
              </w:rPr>
              <w:t>avascript</w:t>
            </w:r>
            <w:proofErr w:type="spellEnd"/>
            <w:r w:rsidR="00FF6DFE" w:rsidRPr="00F77C70">
              <w:rPr>
                <w:rFonts w:ascii="Polo" w:hAnsi="Polo"/>
                <w:lang w:val="en-US"/>
              </w:rPr>
              <w:t xml:space="preserve"> snippet) exposing itself whereas the server sends a </w:t>
            </w:r>
            <w:r w:rsidR="006B3B79" w:rsidRPr="00F77C70">
              <w:rPr>
                <w:rFonts w:ascii="Polo" w:hAnsi="Polo"/>
                <w:lang w:val="en-US"/>
              </w:rPr>
              <w:t>"</w:t>
            </w:r>
            <w:r w:rsidR="00FF6DFE" w:rsidRPr="00F77C70">
              <w:rPr>
                <w:rFonts w:ascii="Polo" w:hAnsi="Polo"/>
                <w:lang w:val="en-US"/>
              </w:rPr>
              <w:t>Access-Control-Allow-Origin</w:t>
            </w:r>
            <w:r w:rsidR="006B3B79" w:rsidRPr="00F77C70">
              <w:rPr>
                <w:rFonts w:ascii="Polo" w:hAnsi="Polo"/>
                <w:lang w:val="en-US"/>
              </w:rPr>
              <w:t>"</w:t>
            </w:r>
            <w:r w:rsidR="00FF6DFE" w:rsidRPr="00F77C70">
              <w:rPr>
                <w:rFonts w:ascii="Polo" w:hAnsi="Polo"/>
                <w:lang w:val="en-US"/>
              </w:rPr>
              <w:t xml:space="preserve"> header in the response (done by EBS backend services). </w:t>
            </w:r>
          </w:p>
        </w:tc>
        <w:tc>
          <w:tcPr>
            <w:tcW w:w="3495" w:type="dxa"/>
          </w:tcPr>
          <w:p w14:paraId="3F5327D1" w14:textId="2FED726D" w:rsidR="00C7529E" w:rsidRPr="00F77C70" w:rsidRDefault="00C7529E" w:rsidP="007C32C4">
            <w:pPr>
              <w:rPr>
                <w:rFonts w:ascii="Polo" w:hAnsi="Polo"/>
                <w:lang w:val="en-US"/>
              </w:rPr>
            </w:pPr>
            <w:r w:rsidRPr="00F77C70">
              <w:rPr>
                <w:rFonts w:ascii="Polo" w:hAnsi="Polo"/>
                <w:lang w:val="en-US"/>
              </w:rPr>
              <w:t>Firefox 3.5+</w:t>
            </w:r>
            <w:r w:rsidRPr="00F77C70">
              <w:rPr>
                <w:rFonts w:ascii="Polo" w:hAnsi="Polo"/>
                <w:lang w:val="en-US"/>
              </w:rPr>
              <w:br/>
              <w:t>Chrome 3+</w:t>
            </w:r>
            <w:r w:rsidRPr="00F77C70">
              <w:rPr>
                <w:rFonts w:ascii="Polo" w:hAnsi="Polo"/>
                <w:lang w:val="en-US"/>
              </w:rPr>
              <w:br/>
              <w:t>Internet Explorer 10+</w:t>
            </w:r>
            <w:r w:rsidRPr="00F77C70">
              <w:rPr>
                <w:rFonts w:ascii="Polo" w:hAnsi="Polo"/>
                <w:lang w:val="en-US"/>
              </w:rPr>
              <w:br/>
              <w:t>Safari 4+</w:t>
            </w:r>
            <w:r w:rsidRPr="00F77C70">
              <w:rPr>
                <w:rFonts w:ascii="Polo" w:hAnsi="Polo"/>
                <w:lang w:val="en-US"/>
              </w:rPr>
              <w:br/>
              <w:t>Opera 12+</w:t>
            </w:r>
          </w:p>
        </w:tc>
      </w:tr>
      <w:tr w:rsidR="00656F16" w:rsidRPr="00F77C70" w14:paraId="179FC960" w14:textId="1EB5EEAE" w:rsidTr="00656F16">
        <w:tc>
          <w:tcPr>
            <w:tcW w:w="1566" w:type="dxa"/>
          </w:tcPr>
          <w:p w14:paraId="0D8E846C" w14:textId="13CC608A" w:rsidR="00656F16" w:rsidRPr="00F77C70" w:rsidRDefault="00481006" w:rsidP="007C32C4">
            <w:pPr>
              <w:rPr>
                <w:rFonts w:ascii="Polo" w:hAnsi="Polo"/>
                <w:lang w:val="en-US"/>
              </w:rPr>
            </w:pPr>
            <w:r w:rsidRPr="00F77C70">
              <w:rPr>
                <w:rFonts w:ascii="Polo" w:hAnsi="Polo"/>
                <w:lang w:val="en-US"/>
              </w:rPr>
              <w:t>2</w:t>
            </w:r>
          </w:p>
        </w:tc>
        <w:tc>
          <w:tcPr>
            <w:tcW w:w="4117" w:type="dxa"/>
          </w:tcPr>
          <w:p w14:paraId="2F7ADDE8" w14:textId="109A57D6" w:rsidR="00656F16" w:rsidRPr="00F77C70" w:rsidRDefault="007C32C4" w:rsidP="005A368D">
            <w:pPr>
              <w:rPr>
                <w:rFonts w:ascii="Polo" w:hAnsi="Polo"/>
                <w:lang w:val="en-US"/>
              </w:rPr>
            </w:pPr>
            <w:r w:rsidRPr="00F77C70">
              <w:rPr>
                <w:rFonts w:ascii="Polo" w:hAnsi="Polo"/>
                <w:lang w:val="en-US"/>
              </w:rPr>
              <w:t xml:space="preserve">Reverse Proxy – located in the </w:t>
            </w:r>
            <w:r w:rsidR="005A368D" w:rsidRPr="00F77C70">
              <w:rPr>
                <w:rFonts w:ascii="Polo" w:hAnsi="Polo"/>
                <w:lang w:val="en-US"/>
              </w:rPr>
              <w:t xml:space="preserve">Sapient </w:t>
            </w:r>
            <w:r w:rsidRPr="00F77C70">
              <w:rPr>
                <w:rFonts w:ascii="Polo" w:hAnsi="Polo"/>
                <w:lang w:val="en-US"/>
              </w:rPr>
              <w:t>datacenter</w:t>
            </w:r>
            <w:r w:rsidR="005A368D" w:rsidRPr="00F77C70">
              <w:rPr>
                <w:rFonts w:ascii="Polo" w:hAnsi="Polo"/>
                <w:lang w:val="en-US"/>
              </w:rPr>
              <w:t xml:space="preserve">. A </w:t>
            </w:r>
            <w:r w:rsidRPr="00F77C70">
              <w:rPr>
                <w:rFonts w:ascii="Polo" w:hAnsi="Polo"/>
                <w:lang w:val="en-US"/>
              </w:rPr>
              <w:t>reverse proxy is installed to redirect all AJAX requests to the API-Manager even if the Same-Origin-Policy would cause the browser to deny the request.</w:t>
            </w:r>
          </w:p>
        </w:tc>
        <w:tc>
          <w:tcPr>
            <w:tcW w:w="3495" w:type="dxa"/>
          </w:tcPr>
          <w:p w14:paraId="44925663" w14:textId="354B0334" w:rsidR="00656F16" w:rsidRPr="00F77C70" w:rsidRDefault="00260254" w:rsidP="007C32C4">
            <w:pPr>
              <w:rPr>
                <w:rFonts w:ascii="Polo" w:hAnsi="Polo"/>
                <w:lang w:val="en-US"/>
              </w:rPr>
            </w:pPr>
            <w:r w:rsidRPr="00F77C70">
              <w:rPr>
                <w:rFonts w:ascii="Polo" w:hAnsi="Polo"/>
                <w:lang w:val="en-US"/>
              </w:rPr>
              <w:t>All</w:t>
            </w:r>
          </w:p>
        </w:tc>
      </w:tr>
    </w:tbl>
    <w:p w14:paraId="131C59CA" w14:textId="5790E538" w:rsidR="00656F16" w:rsidRPr="00F77C70" w:rsidRDefault="00784E1B" w:rsidP="00361AEE">
      <w:pPr>
        <w:rPr>
          <w:rFonts w:ascii="Polo" w:hAnsi="Polo"/>
          <w:lang w:val="en-US"/>
        </w:rPr>
      </w:pPr>
      <w:r w:rsidRPr="00F77C70">
        <w:rPr>
          <w:rFonts w:ascii="Polo" w:hAnsi="Polo"/>
          <w:lang w:val="en-US"/>
        </w:rPr>
        <w:t>Further details regarding to solution options and an insight about the EDG support requirements can be found in the referenced documents.</w:t>
      </w:r>
    </w:p>
    <w:p w14:paraId="73F99DBE" w14:textId="77777777" w:rsidR="004C6283" w:rsidRPr="00F77C70" w:rsidRDefault="004C6283" w:rsidP="006F384B">
      <w:pPr>
        <w:pStyle w:val="berschrift1"/>
        <w:rPr>
          <w:lang w:val="en-US"/>
        </w:rPr>
      </w:pPr>
      <w:bookmarkStart w:id="17" w:name="_Toc445120095"/>
      <w:r w:rsidRPr="00F77C70">
        <w:rPr>
          <w:lang w:val="en-US"/>
        </w:rPr>
        <w:lastRenderedPageBreak/>
        <w:t>Technical Interface Design</w:t>
      </w:r>
      <w:bookmarkEnd w:id="17"/>
    </w:p>
    <w:p w14:paraId="4A256D18" w14:textId="77777777" w:rsidR="00B06CCA" w:rsidRPr="00F77C70" w:rsidRDefault="00B06CCA" w:rsidP="00B06CCA">
      <w:pPr>
        <w:pStyle w:val="berschrift2"/>
        <w:rPr>
          <w:lang w:val="en-US"/>
        </w:rPr>
      </w:pPr>
      <w:bookmarkStart w:id="18" w:name="_Toc445120096"/>
      <w:r w:rsidRPr="00F77C70">
        <w:rPr>
          <w:lang w:val="en-US"/>
        </w:rPr>
        <w:t>Summary</w:t>
      </w:r>
      <w:bookmarkEnd w:id="18"/>
    </w:p>
    <w:p w14:paraId="18D7214A" w14:textId="55838F52" w:rsidR="008D3EC7" w:rsidRPr="00F77C70" w:rsidRDefault="008D3EC7" w:rsidP="008D3EC7">
      <w:pPr>
        <w:rPr>
          <w:rFonts w:ascii="Polo" w:hAnsi="Polo"/>
          <w:lang w:val="en-US"/>
        </w:rPr>
      </w:pPr>
      <w:r w:rsidRPr="00F77C70">
        <w:rPr>
          <w:rFonts w:ascii="Polo" w:hAnsi="Polo"/>
          <w:lang w:val="en-US"/>
        </w:rPr>
        <w:t xml:space="preserve">The chapter describes the services which have to be provided for each application. It defines the technical specification of the </w:t>
      </w:r>
      <w:r w:rsidR="006B3B79" w:rsidRPr="00F77C70">
        <w:rPr>
          <w:rFonts w:ascii="Polo" w:hAnsi="Polo"/>
          <w:lang w:val="en-US"/>
        </w:rPr>
        <w:t>"</w:t>
      </w:r>
      <w:r w:rsidRPr="00F77C70">
        <w:rPr>
          <w:rFonts w:ascii="Polo" w:hAnsi="Polo"/>
          <w:lang w:val="en-US"/>
        </w:rPr>
        <w:t>Logical Interface Design</w:t>
      </w:r>
      <w:r w:rsidR="006B3B79" w:rsidRPr="00F77C70">
        <w:rPr>
          <w:rFonts w:ascii="Polo" w:hAnsi="Polo"/>
          <w:lang w:val="en-US"/>
        </w:rPr>
        <w:t>"</w:t>
      </w:r>
      <w:r w:rsidRPr="00F77C70">
        <w:rPr>
          <w:rFonts w:ascii="Polo" w:hAnsi="Polo"/>
          <w:lang w:val="en-US"/>
        </w:rPr>
        <w:t xml:space="preserve"> described within chapter</w:t>
      </w:r>
      <w:r w:rsidR="00A8109C" w:rsidRPr="00F77C70">
        <w:rPr>
          <w:rFonts w:ascii="Polo" w:hAnsi="Polo"/>
          <w:lang w:val="en-US"/>
        </w:rPr>
        <w:t xml:space="preserve"> </w:t>
      </w:r>
      <w:r w:rsidR="006B3135" w:rsidRPr="00F77C70">
        <w:rPr>
          <w:rFonts w:ascii="Polo" w:hAnsi="Polo"/>
          <w:lang w:val="en-US"/>
        </w:rPr>
        <w:fldChar w:fldCharType="begin"/>
      </w:r>
      <w:r w:rsidR="00A8109C" w:rsidRPr="00F77C70">
        <w:rPr>
          <w:rFonts w:ascii="Polo" w:hAnsi="Polo"/>
          <w:lang w:val="en-US"/>
        </w:rPr>
        <w:instrText xml:space="preserve"> REF _Ref352832686 \r \h </w:instrText>
      </w:r>
      <w:r w:rsidR="006B3135" w:rsidRPr="00F77C70">
        <w:rPr>
          <w:rFonts w:ascii="Polo" w:hAnsi="Polo"/>
          <w:lang w:val="en-US"/>
        </w:rPr>
      </w:r>
      <w:r w:rsidR="006B3135" w:rsidRPr="00F77C70">
        <w:rPr>
          <w:rFonts w:ascii="Polo" w:hAnsi="Polo"/>
          <w:lang w:val="en-US"/>
        </w:rPr>
        <w:fldChar w:fldCharType="separate"/>
      </w:r>
      <w:r w:rsidR="0033004E">
        <w:rPr>
          <w:rFonts w:ascii="Polo" w:hAnsi="Polo"/>
          <w:lang w:val="en-US"/>
        </w:rPr>
        <w:t>2</w:t>
      </w:r>
      <w:r w:rsidR="006B3135" w:rsidRPr="00F77C70">
        <w:rPr>
          <w:rFonts w:ascii="Polo" w:hAnsi="Polo"/>
          <w:lang w:val="en-US"/>
        </w:rPr>
        <w:fldChar w:fldCharType="end"/>
      </w:r>
      <w:r w:rsidRPr="00F77C70">
        <w:rPr>
          <w:rFonts w:ascii="Polo" w:hAnsi="Polo"/>
          <w:lang w:val="en-US"/>
        </w:rPr>
        <w:t>.  Afterwards all specifications will be checked if they match the business requirements.</w:t>
      </w:r>
    </w:p>
    <w:p w14:paraId="1024D91F" w14:textId="77777777" w:rsidR="008D3EC7" w:rsidRPr="00F77C70" w:rsidRDefault="008D3EC7" w:rsidP="008D3EC7">
      <w:pPr>
        <w:spacing w:after="0"/>
        <w:rPr>
          <w:rFonts w:ascii="Polo" w:hAnsi="Polo"/>
          <w:lang w:val="en-US"/>
        </w:rPr>
      </w:pPr>
      <w:r w:rsidRPr="00F77C70">
        <w:rPr>
          <w:rFonts w:ascii="Polo" w:hAnsi="Polo"/>
          <w:lang w:val="en-US"/>
        </w:rPr>
        <w:t>The services are described as follows:</w:t>
      </w:r>
    </w:p>
    <w:p w14:paraId="1AD81717" w14:textId="560BAFE7" w:rsidR="00DD5924" w:rsidRPr="00F77C70" w:rsidRDefault="00DD5924" w:rsidP="002211E6">
      <w:pPr>
        <w:pStyle w:val="Listenabsatz"/>
        <w:numPr>
          <w:ilvl w:val="0"/>
          <w:numId w:val="4"/>
        </w:numPr>
        <w:spacing w:after="0"/>
        <w:rPr>
          <w:rFonts w:ascii="Polo" w:hAnsi="Polo"/>
          <w:lang w:val="en-US"/>
        </w:rPr>
      </w:pPr>
      <w:r w:rsidRPr="00F77C70">
        <w:rPr>
          <w:rFonts w:ascii="Polo" w:hAnsi="Polo"/>
          <w:lang w:val="en-US"/>
        </w:rPr>
        <w:t>Technical Specification</w:t>
      </w:r>
    </w:p>
    <w:p w14:paraId="6EFA992E" w14:textId="112BD989" w:rsidR="00DD5924" w:rsidRPr="00F77C70" w:rsidRDefault="00DD5924" w:rsidP="002211E6">
      <w:pPr>
        <w:pStyle w:val="Listenabsatz"/>
        <w:numPr>
          <w:ilvl w:val="0"/>
          <w:numId w:val="4"/>
        </w:numPr>
        <w:spacing w:after="0"/>
        <w:rPr>
          <w:rFonts w:ascii="Polo" w:hAnsi="Polo"/>
          <w:lang w:val="en-US"/>
        </w:rPr>
      </w:pPr>
      <w:r w:rsidRPr="00F77C70">
        <w:rPr>
          <w:rFonts w:ascii="Polo" w:hAnsi="Polo"/>
          <w:lang w:val="en-US"/>
        </w:rPr>
        <w:t>Parameters</w:t>
      </w:r>
    </w:p>
    <w:p w14:paraId="30F063A7" w14:textId="24C6E6FE" w:rsidR="00DD5924" w:rsidRPr="00F77C70" w:rsidRDefault="00DD5924" w:rsidP="002211E6">
      <w:pPr>
        <w:pStyle w:val="Listenabsatz"/>
        <w:numPr>
          <w:ilvl w:val="0"/>
          <w:numId w:val="4"/>
        </w:numPr>
        <w:spacing w:after="0"/>
        <w:rPr>
          <w:rFonts w:ascii="Polo" w:hAnsi="Polo"/>
          <w:lang w:val="en-US"/>
        </w:rPr>
      </w:pPr>
      <w:r w:rsidRPr="00F77C70">
        <w:rPr>
          <w:rFonts w:ascii="Polo" w:hAnsi="Polo"/>
          <w:lang w:val="en-US"/>
        </w:rPr>
        <w:t>Example URL</w:t>
      </w:r>
    </w:p>
    <w:p w14:paraId="5A450468" w14:textId="5D0B44CB" w:rsidR="00DD5924" w:rsidRPr="00F77C70" w:rsidRDefault="00DD5924" w:rsidP="002211E6">
      <w:pPr>
        <w:pStyle w:val="Listenabsatz"/>
        <w:numPr>
          <w:ilvl w:val="0"/>
          <w:numId w:val="4"/>
        </w:numPr>
        <w:spacing w:after="0"/>
        <w:rPr>
          <w:rFonts w:ascii="Polo" w:hAnsi="Polo"/>
          <w:lang w:val="en-US"/>
        </w:rPr>
      </w:pPr>
      <w:r w:rsidRPr="00F77C70">
        <w:rPr>
          <w:rFonts w:ascii="Polo" w:hAnsi="Polo"/>
          <w:lang w:val="en-US"/>
        </w:rPr>
        <w:t>Response (incl. error scenarios)</w:t>
      </w:r>
    </w:p>
    <w:p w14:paraId="1190D9CA" w14:textId="77777777" w:rsidR="00E3235E" w:rsidRPr="00F77C70" w:rsidRDefault="00E3235E" w:rsidP="00E3235E">
      <w:pPr>
        <w:pStyle w:val="berschrift2"/>
        <w:rPr>
          <w:lang w:val="en-US"/>
        </w:rPr>
      </w:pPr>
      <w:bookmarkStart w:id="19" w:name="_Overview_of_business"/>
      <w:bookmarkStart w:id="20" w:name="_Ref352744431"/>
      <w:bookmarkStart w:id="21" w:name="_Toc445120097"/>
      <w:bookmarkEnd w:id="19"/>
      <w:r w:rsidRPr="00F77C70">
        <w:rPr>
          <w:lang w:val="en-US"/>
        </w:rPr>
        <w:t>Overview of business requirements</w:t>
      </w:r>
      <w:bookmarkEnd w:id="20"/>
      <w:bookmarkEnd w:id="21"/>
    </w:p>
    <w:p w14:paraId="7B419155" w14:textId="5ED7F920" w:rsidR="00FF3E35" w:rsidRPr="00F77C70" w:rsidRDefault="00FF3E35" w:rsidP="0073047A">
      <w:pPr>
        <w:spacing w:after="0"/>
        <w:rPr>
          <w:rFonts w:ascii="Polo" w:hAnsi="Polo"/>
          <w:lang w:val="en-US"/>
        </w:rPr>
      </w:pPr>
      <w:r w:rsidRPr="00F77C70">
        <w:rPr>
          <w:rFonts w:ascii="Polo" w:hAnsi="Polo"/>
          <w:lang w:val="en-US"/>
        </w:rPr>
        <w:t xml:space="preserve">All business requirements are documented in a separate excel file. </w:t>
      </w:r>
      <w:r w:rsidR="0073047A" w:rsidRPr="00F77C70">
        <w:rPr>
          <w:rFonts w:ascii="Polo" w:hAnsi="Polo"/>
          <w:lang w:val="en-US"/>
        </w:rPr>
        <w:t>See the list of referenced documents.</w:t>
      </w:r>
    </w:p>
    <w:p w14:paraId="245869DC" w14:textId="77777777" w:rsidR="00177F5F" w:rsidRPr="00F77C70" w:rsidRDefault="00177F5F" w:rsidP="00177F5F">
      <w:pPr>
        <w:pStyle w:val="berschrift2"/>
        <w:rPr>
          <w:lang w:val="en-US"/>
        </w:rPr>
      </w:pPr>
      <w:bookmarkStart w:id="22" w:name="_Toc445120098"/>
      <w:r w:rsidRPr="00F77C70">
        <w:rPr>
          <w:lang w:val="en-US"/>
        </w:rPr>
        <w:t>Non-functional requirements</w:t>
      </w:r>
      <w:bookmarkEnd w:id="22"/>
    </w:p>
    <w:p w14:paraId="699FB83B" w14:textId="37DE7719" w:rsidR="00E3235E" w:rsidRPr="00F77C70" w:rsidRDefault="00023806" w:rsidP="0073047A">
      <w:pPr>
        <w:rPr>
          <w:lang w:val="en-US"/>
        </w:rPr>
      </w:pPr>
      <w:r w:rsidRPr="00F77C70">
        <w:rPr>
          <w:rFonts w:ascii="Polo" w:hAnsi="Polo"/>
          <w:lang w:val="en-US"/>
        </w:rPr>
        <w:t>All non-functional business requirement</w:t>
      </w:r>
      <w:r w:rsidR="0053469A" w:rsidRPr="00F77C70">
        <w:rPr>
          <w:rFonts w:ascii="Polo" w:hAnsi="Polo"/>
          <w:lang w:val="en-US"/>
        </w:rPr>
        <w:t xml:space="preserve">s are processed within </w:t>
      </w:r>
      <w:r w:rsidR="0073047A" w:rsidRPr="00F77C70">
        <w:rPr>
          <w:rFonts w:ascii="Polo" w:hAnsi="Polo"/>
          <w:lang w:val="en-US"/>
        </w:rPr>
        <w:t>a separate excel file. See the list of referenced documents.</w:t>
      </w:r>
    </w:p>
    <w:p w14:paraId="6EBDEB68" w14:textId="77777777" w:rsidR="00804B00" w:rsidRPr="00F77C70" w:rsidRDefault="00A00435" w:rsidP="00C22DE0">
      <w:pPr>
        <w:pStyle w:val="berschrift2"/>
        <w:rPr>
          <w:lang w:val="en-US"/>
        </w:rPr>
      </w:pPr>
      <w:bookmarkStart w:id="23" w:name="_Complex_data_type"/>
      <w:bookmarkStart w:id="24" w:name="_Toc445120099"/>
      <w:bookmarkEnd w:id="23"/>
      <w:r w:rsidRPr="00F77C70">
        <w:rPr>
          <w:lang w:val="en-US"/>
        </w:rPr>
        <w:t>Data type definition</w:t>
      </w:r>
      <w:bookmarkEnd w:id="24"/>
    </w:p>
    <w:p w14:paraId="06FCEF4B" w14:textId="77777777" w:rsidR="00A00435" w:rsidRPr="00F77C70" w:rsidRDefault="00A00435" w:rsidP="002D0313">
      <w:pPr>
        <w:pStyle w:val="berschrift3"/>
        <w:tabs>
          <w:tab w:val="clear" w:pos="3272"/>
        </w:tabs>
        <w:ind w:left="709" w:hanging="709"/>
        <w:rPr>
          <w:lang w:val="en-US"/>
        </w:rPr>
      </w:pPr>
      <w:bookmarkStart w:id="25" w:name="_Ref352744495"/>
      <w:bookmarkStart w:id="26" w:name="_Ref352744532"/>
      <w:bookmarkStart w:id="27" w:name="_Toc445120100"/>
      <w:r w:rsidRPr="00F77C70">
        <w:rPr>
          <w:lang w:val="en-US"/>
        </w:rPr>
        <w:t>Complex data types</w:t>
      </w:r>
      <w:bookmarkEnd w:id="25"/>
      <w:bookmarkEnd w:id="26"/>
      <w:bookmarkEnd w:id="27"/>
    </w:p>
    <w:p w14:paraId="3074C320" w14:textId="0EB2703C" w:rsidR="00536EC1" w:rsidRPr="00F77C70" w:rsidRDefault="00804B00" w:rsidP="00536EC1">
      <w:pPr>
        <w:rPr>
          <w:lang w:val="en-US"/>
        </w:rPr>
      </w:pPr>
      <w:r w:rsidRPr="00F77C70">
        <w:rPr>
          <w:lang w:val="en-US"/>
        </w:rPr>
        <w:t xml:space="preserve">All used complex data types for the respective service APIs will be defined in a separate excel file. The excel file </w:t>
      </w:r>
      <w:r w:rsidR="00F77C70">
        <w:rPr>
          <w:lang w:val="en-US"/>
        </w:rPr>
        <w:t>is</w:t>
      </w:r>
      <w:r w:rsidR="002D010F" w:rsidRPr="00F77C70">
        <w:rPr>
          <w:lang w:val="en-US"/>
        </w:rPr>
        <w:t xml:space="preserve"> available </w:t>
      </w:r>
      <w:r w:rsidRPr="00F77C70">
        <w:rPr>
          <w:lang w:val="en-US"/>
        </w:rPr>
        <w:t>in the workspace</w:t>
      </w:r>
      <w:r w:rsidR="00320B6C" w:rsidRPr="00F77C70">
        <w:rPr>
          <w:lang w:val="en-US"/>
        </w:rPr>
        <w:t>.</w:t>
      </w:r>
      <w:r w:rsidR="00536EC1" w:rsidRPr="00F77C70">
        <w:rPr>
          <w:lang w:val="en-US"/>
        </w:rPr>
        <w:t xml:space="preserve"> (</w:t>
      </w:r>
      <w:proofErr w:type="gramStart"/>
      <w:r w:rsidR="00536EC1" w:rsidRPr="00F77C70">
        <w:rPr>
          <w:lang w:val="en-US"/>
        </w:rPr>
        <w:t>see</w:t>
      </w:r>
      <w:proofErr w:type="gramEnd"/>
      <w:r w:rsidR="00536EC1" w:rsidRPr="00F77C70">
        <w:rPr>
          <w:lang w:val="en-US"/>
        </w:rPr>
        <w:t xml:space="preserve"> </w:t>
      </w:r>
      <w:r w:rsidR="00320B6C" w:rsidRPr="00F77C70">
        <w:rPr>
          <w:lang w:val="en-US"/>
        </w:rPr>
        <w:t>the list of referenced documents)</w:t>
      </w:r>
    </w:p>
    <w:p w14:paraId="0A6E62EB" w14:textId="77777777" w:rsidR="00A00435" w:rsidRPr="00F77C70" w:rsidRDefault="00A00435" w:rsidP="002D0313">
      <w:pPr>
        <w:pStyle w:val="berschrift3"/>
        <w:tabs>
          <w:tab w:val="clear" w:pos="3272"/>
        </w:tabs>
        <w:ind w:left="709" w:hanging="709"/>
        <w:rPr>
          <w:lang w:val="en-US"/>
        </w:rPr>
      </w:pPr>
      <w:bookmarkStart w:id="28" w:name="_Toc445120101"/>
      <w:r w:rsidRPr="00F77C70">
        <w:rPr>
          <w:lang w:val="en-US"/>
        </w:rPr>
        <w:t>Scalar types</w:t>
      </w:r>
      <w:bookmarkEnd w:id="28"/>
    </w:p>
    <w:tbl>
      <w:tblPr>
        <w:tblStyle w:val="Tabellenraster"/>
        <w:tblW w:w="9072" w:type="dxa"/>
        <w:tblInd w:w="108" w:type="dxa"/>
        <w:tblLook w:val="04A0" w:firstRow="1" w:lastRow="0" w:firstColumn="1" w:lastColumn="0" w:noHBand="0" w:noVBand="1"/>
      </w:tblPr>
      <w:tblGrid>
        <w:gridCol w:w="2127"/>
        <w:gridCol w:w="6945"/>
      </w:tblGrid>
      <w:tr w:rsidR="00891D78" w:rsidRPr="00F77C70" w14:paraId="2100CCC9" w14:textId="77777777" w:rsidTr="00891D78">
        <w:tc>
          <w:tcPr>
            <w:tcW w:w="2127" w:type="dxa"/>
            <w:shd w:val="clear" w:color="auto" w:fill="FF0000"/>
          </w:tcPr>
          <w:p w14:paraId="47D57F01" w14:textId="77777777" w:rsidR="00A00435" w:rsidRPr="00F77C70" w:rsidRDefault="00A00435" w:rsidP="007D23A5">
            <w:pPr>
              <w:rPr>
                <w:rFonts w:ascii="Polo" w:hAnsi="Polo"/>
                <w:b/>
                <w:color w:val="FFFFFF" w:themeColor="background1"/>
                <w:lang w:val="en-US"/>
              </w:rPr>
            </w:pPr>
            <w:r w:rsidRPr="00F77C70">
              <w:rPr>
                <w:rFonts w:ascii="Polo" w:hAnsi="Polo"/>
                <w:b/>
                <w:color w:val="FFFFFF" w:themeColor="background1"/>
                <w:lang w:val="en-US"/>
              </w:rPr>
              <w:t>Type</w:t>
            </w:r>
          </w:p>
        </w:tc>
        <w:tc>
          <w:tcPr>
            <w:tcW w:w="6945" w:type="dxa"/>
            <w:shd w:val="clear" w:color="auto" w:fill="FF0000"/>
          </w:tcPr>
          <w:p w14:paraId="64761497" w14:textId="77777777" w:rsidR="00A00435" w:rsidRPr="00F77C70" w:rsidRDefault="00A00435" w:rsidP="007D23A5">
            <w:pPr>
              <w:rPr>
                <w:rFonts w:ascii="Polo" w:hAnsi="Polo"/>
                <w:b/>
                <w:color w:val="FFFFFF" w:themeColor="background1"/>
                <w:lang w:val="en-US"/>
              </w:rPr>
            </w:pPr>
            <w:r w:rsidRPr="00F77C70">
              <w:rPr>
                <w:rFonts w:ascii="Polo" w:hAnsi="Polo"/>
                <w:b/>
                <w:color w:val="FFFFFF" w:themeColor="background1"/>
                <w:lang w:val="en-US"/>
              </w:rPr>
              <w:t>Description</w:t>
            </w:r>
          </w:p>
        </w:tc>
      </w:tr>
      <w:tr w:rsidR="00A00435" w:rsidRPr="00AB1787" w14:paraId="00ECEB33" w14:textId="77777777" w:rsidTr="00AC20D4">
        <w:tc>
          <w:tcPr>
            <w:tcW w:w="2127" w:type="dxa"/>
          </w:tcPr>
          <w:p w14:paraId="36BCEC06" w14:textId="77777777" w:rsidR="00A00435" w:rsidRPr="00F77C70" w:rsidRDefault="00A00435" w:rsidP="007D23A5">
            <w:pPr>
              <w:rPr>
                <w:rFonts w:ascii="Polo" w:hAnsi="Polo"/>
                <w:lang w:val="en-US"/>
              </w:rPr>
            </w:pPr>
            <w:r w:rsidRPr="00F77C70">
              <w:rPr>
                <w:rFonts w:ascii="Polo" w:hAnsi="Polo"/>
                <w:lang w:val="en-US"/>
              </w:rPr>
              <w:t>string</w:t>
            </w:r>
          </w:p>
        </w:tc>
        <w:tc>
          <w:tcPr>
            <w:tcW w:w="6945" w:type="dxa"/>
          </w:tcPr>
          <w:p w14:paraId="08B77414" w14:textId="77777777" w:rsidR="00A00435" w:rsidRPr="00F77C70" w:rsidRDefault="00A00435" w:rsidP="007D23A5">
            <w:pPr>
              <w:rPr>
                <w:rFonts w:ascii="Polo" w:hAnsi="Polo"/>
                <w:lang w:val="en-US"/>
              </w:rPr>
            </w:pPr>
            <w:r w:rsidRPr="00F77C70">
              <w:rPr>
                <w:rFonts w:ascii="Polo" w:hAnsi="Polo"/>
                <w:lang w:val="en-US"/>
              </w:rPr>
              <w:t xml:space="preserve">Contains every type of text (calculated or rounded prices are also a string, </w:t>
            </w:r>
            <w:r w:rsidRPr="00F77C70">
              <w:rPr>
                <w:rFonts w:ascii="Polo" w:hAnsi="Polo"/>
                <w:lang w:val="en-US"/>
              </w:rPr>
              <w:lastRenderedPageBreak/>
              <w:t>so that the defined number of decimal places stays in place)</w:t>
            </w:r>
          </w:p>
        </w:tc>
      </w:tr>
      <w:tr w:rsidR="00A00435" w:rsidRPr="00AB1787" w14:paraId="4AF100ED" w14:textId="77777777" w:rsidTr="00AC20D4">
        <w:tc>
          <w:tcPr>
            <w:tcW w:w="2127" w:type="dxa"/>
          </w:tcPr>
          <w:p w14:paraId="4614F9D0" w14:textId="77777777" w:rsidR="00A00435" w:rsidRPr="00F77C70" w:rsidRDefault="00A00435" w:rsidP="007D23A5">
            <w:pPr>
              <w:rPr>
                <w:rFonts w:ascii="Polo" w:hAnsi="Polo"/>
                <w:lang w:val="en-US"/>
              </w:rPr>
            </w:pPr>
            <w:proofErr w:type="spellStart"/>
            <w:r w:rsidRPr="00F77C70">
              <w:rPr>
                <w:rFonts w:ascii="Polo" w:hAnsi="Polo"/>
                <w:lang w:val="en-US"/>
              </w:rPr>
              <w:lastRenderedPageBreak/>
              <w:t>boolean</w:t>
            </w:r>
            <w:proofErr w:type="spellEnd"/>
          </w:p>
        </w:tc>
        <w:tc>
          <w:tcPr>
            <w:tcW w:w="6945" w:type="dxa"/>
          </w:tcPr>
          <w:p w14:paraId="2DC07263" w14:textId="73AD83F9" w:rsidR="00A00435" w:rsidRPr="00F77C70" w:rsidRDefault="00A00435" w:rsidP="007D23A5">
            <w:pPr>
              <w:rPr>
                <w:rFonts w:ascii="Polo" w:hAnsi="Polo"/>
                <w:lang w:val="en-US"/>
              </w:rPr>
            </w:pPr>
            <w:r w:rsidRPr="00F77C70">
              <w:rPr>
                <w:rFonts w:ascii="Polo" w:hAnsi="Polo"/>
                <w:lang w:val="en-US"/>
              </w:rPr>
              <w:t xml:space="preserve">Contains the value </w:t>
            </w:r>
            <w:r w:rsidR="006B3B79" w:rsidRPr="00F77C70">
              <w:rPr>
                <w:rFonts w:ascii="Polo" w:hAnsi="Polo"/>
                <w:lang w:val="en-US"/>
              </w:rPr>
              <w:t>"</w:t>
            </w:r>
            <w:r w:rsidRPr="00F77C70">
              <w:rPr>
                <w:rFonts w:ascii="Polo" w:hAnsi="Polo"/>
                <w:lang w:val="en-US"/>
              </w:rPr>
              <w:t>true</w:t>
            </w:r>
            <w:r w:rsidR="006B3B79" w:rsidRPr="00F77C70">
              <w:rPr>
                <w:rFonts w:ascii="Polo" w:hAnsi="Polo"/>
                <w:lang w:val="en-US"/>
              </w:rPr>
              <w:t>"</w:t>
            </w:r>
            <w:r w:rsidRPr="00F77C70">
              <w:rPr>
                <w:rFonts w:ascii="Polo" w:hAnsi="Polo"/>
                <w:lang w:val="en-US"/>
              </w:rPr>
              <w:t xml:space="preserve"> or</w:t>
            </w:r>
            <w:r w:rsidR="005370A0" w:rsidRPr="00F77C70">
              <w:rPr>
                <w:rFonts w:ascii="Polo" w:hAnsi="Polo"/>
                <w:lang w:val="en-US"/>
              </w:rPr>
              <w:t xml:space="preserve"> </w:t>
            </w:r>
            <w:r w:rsidR="006B3B79" w:rsidRPr="00F77C70">
              <w:rPr>
                <w:rFonts w:ascii="Polo" w:hAnsi="Polo"/>
                <w:lang w:val="en-US"/>
              </w:rPr>
              <w:t>"</w:t>
            </w:r>
            <w:r w:rsidRPr="00F77C70">
              <w:rPr>
                <w:rFonts w:ascii="Polo" w:hAnsi="Polo"/>
                <w:lang w:val="en-US"/>
              </w:rPr>
              <w:t>false</w:t>
            </w:r>
            <w:r w:rsidR="006B3B79" w:rsidRPr="00F77C70">
              <w:rPr>
                <w:rFonts w:ascii="Polo" w:hAnsi="Polo"/>
                <w:lang w:val="en-US"/>
              </w:rPr>
              <w:t>"</w:t>
            </w:r>
          </w:p>
        </w:tc>
      </w:tr>
      <w:tr w:rsidR="00A00435" w:rsidRPr="00AB1787" w14:paraId="4EDDA94E" w14:textId="77777777" w:rsidTr="00AC20D4">
        <w:tc>
          <w:tcPr>
            <w:tcW w:w="2127" w:type="dxa"/>
          </w:tcPr>
          <w:p w14:paraId="1ABD7072" w14:textId="1641DC49" w:rsidR="00A00435" w:rsidRPr="00F77C70" w:rsidRDefault="00F71FC4" w:rsidP="007D23A5">
            <w:pPr>
              <w:rPr>
                <w:rFonts w:ascii="Polo" w:hAnsi="Polo"/>
                <w:lang w:val="en-US"/>
              </w:rPr>
            </w:pPr>
            <w:r w:rsidRPr="00F77C70">
              <w:rPr>
                <w:rFonts w:ascii="Polo" w:hAnsi="Polo"/>
                <w:lang w:val="en-US"/>
              </w:rPr>
              <w:t>number</w:t>
            </w:r>
          </w:p>
        </w:tc>
        <w:tc>
          <w:tcPr>
            <w:tcW w:w="6945" w:type="dxa"/>
          </w:tcPr>
          <w:p w14:paraId="708F91EA" w14:textId="399923E8" w:rsidR="00A00435" w:rsidRPr="00F77C70" w:rsidRDefault="00A00435" w:rsidP="00891D78">
            <w:pPr>
              <w:rPr>
                <w:rFonts w:ascii="Polo" w:hAnsi="Polo"/>
                <w:lang w:val="en-US"/>
              </w:rPr>
            </w:pPr>
            <w:r w:rsidRPr="00F77C70">
              <w:rPr>
                <w:rFonts w:ascii="Polo" w:hAnsi="Polo"/>
                <w:lang w:val="en-US"/>
              </w:rPr>
              <w:t xml:space="preserve">Contains a valid </w:t>
            </w:r>
            <w:r w:rsidR="00617BAA" w:rsidRPr="00F77C70">
              <w:rPr>
                <w:rFonts w:ascii="Polo" w:hAnsi="Polo"/>
                <w:lang w:val="en-US"/>
              </w:rPr>
              <w:t xml:space="preserve">integer or </w:t>
            </w:r>
            <w:r w:rsidRPr="00F77C70">
              <w:rPr>
                <w:rFonts w:ascii="Polo" w:hAnsi="Polo"/>
                <w:lang w:val="en-US"/>
              </w:rPr>
              <w:t>floating-point number</w:t>
            </w:r>
            <w:r w:rsidR="00891D78" w:rsidRPr="00F77C70">
              <w:rPr>
                <w:rFonts w:ascii="Polo" w:hAnsi="Polo"/>
                <w:lang w:val="en-US"/>
              </w:rPr>
              <w:t>, decimal separator is always a dot.</w:t>
            </w:r>
          </w:p>
        </w:tc>
      </w:tr>
      <w:tr w:rsidR="00A00435" w:rsidRPr="00AB1787" w14:paraId="5372BA15" w14:textId="77777777" w:rsidTr="00AC20D4">
        <w:tc>
          <w:tcPr>
            <w:tcW w:w="2127" w:type="dxa"/>
          </w:tcPr>
          <w:p w14:paraId="28B4F35F" w14:textId="77777777" w:rsidR="00A00435" w:rsidRPr="00F77C70" w:rsidRDefault="00A00435" w:rsidP="007D23A5">
            <w:pPr>
              <w:rPr>
                <w:rFonts w:ascii="Polo" w:hAnsi="Polo"/>
                <w:lang w:val="en-US"/>
              </w:rPr>
            </w:pPr>
            <w:r w:rsidRPr="00F77C70">
              <w:rPr>
                <w:rFonts w:ascii="Polo" w:hAnsi="Polo"/>
                <w:lang w:val="en-US"/>
              </w:rPr>
              <w:t>date</w:t>
            </w:r>
          </w:p>
        </w:tc>
        <w:tc>
          <w:tcPr>
            <w:tcW w:w="6945" w:type="dxa"/>
          </w:tcPr>
          <w:p w14:paraId="40E95BC7" w14:textId="6678B59B" w:rsidR="00A00435" w:rsidRPr="00F77C70" w:rsidRDefault="00A00435" w:rsidP="00245A9C">
            <w:pPr>
              <w:rPr>
                <w:rFonts w:ascii="Polo" w:hAnsi="Polo"/>
                <w:lang w:val="en-US"/>
              </w:rPr>
            </w:pPr>
            <w:r w:rsidRPr="00F77C70">
              <w:rPr>
                <w:rFonts w:ascii="Polo" w:hAnsi="Polo"/>
                <w:lang w:val="en-US"/>
              </w:rPr>
              <w:t xml:space="preserve">Contains a date with the format </w:t>
            </w:r>
            <w:r w:rsidR="006B3B79" w:rsidRPr="00F77C70">
              <w:rPr>
                <w:rFonts w:ascii="Polo" w:hAnsi="Polo"/>
                <w:lang w:val="en-US"/>
              </w:rPr>
              <w:t>"</w:t>
            </w:r>
            <w:proofErr w:type="spellStart"/>
            <w:r w:rsidRPr="00F77C70">
              <w:rPr>
                <w:rFonts w:ascii="Polo" w:hAnsi="Polo"/>
                <w:lang w:val="en-US"/>
              </w:rPr>
              <w:t>dd.</w:t>
            </w:r>
            <w:r w:rsidR="00245A9C" w:rsidRPr="00F77C70">
              <w:rPr>
                <w:rFonts w:ascii="Polo" w:hAnsi="Polo"/>
                <w:lang w:val="en-US"/>
              </w:rPr>
              <w:t>MM</w:t>
            </w:r>
            <w:r w:rsidRPr="00F77C70">
              <w:rPr>
                <w:rFonts w:ascii="Polo" w:hAnsi="Polo"/>
                <w:lang w:val="en-US"/>
              </w:rPr>
              <w:t>.</w:t>
            </w:r>
            <w:r w:rsidR="00245A9C" w:rsidRPr="00F77C70">
              <w:rPr>
                <w:rFonts w:ascii="Polo" w:hAnsi="Polo"/>
                <w:lang w:val="en-US"/>
              </w:rPr>
              <w:t>yyyy</w:t>
            </w:r>
            <w:proofErr w:type="spellEnd"/>
            <w:r w:rsidR="006B3B79" w:rsidRPr="00F77C70">
              <w:rPr>
                <w:rFonts w:ascii="Polo" w:hAnsi="Polo"/>
                <w:lang w:val="en-US"/>
              </w:rPr>
              <w:t>"</w:t>
            </w:r>
          </w:p>
        </w:tc>
      </w:tr>
      <w:tr w:rsidR="00D0623A" w:rsidRPr="00AB1787" w14:paraId="72562557" w14:textId="77777777" w:rsidTr="00891D78">
        <w:tc>
          <w:tcPr>
            <w:tcW w:w="2127" w:type="dxa"/>
          </w:tcPr>
          <w:p w14:paraId="6EAC2EA7" w14:textId="6DE365C0" w:rsidR="00D0623A" w:rsidRPr="00F77C70" w:rsidRDefault="00D0623A" w:rsidP="007D23A5">
            <w:pPr>
              <w:rPr>
                <w:rFonts w:ascii="Polo" w:hAnsi="Polo"/>
                <w:lang w:val="en-US"/>
              </w:rPr>
            </w:pPr>
            <w:proofErr w:type="spellStart"/>
            <w:r w:rsidRPr="00F77C70">
              <w:rPr>
                <w:rFonts w:ascii="Polo" w:hAnsi="Polo"/>
                <w:lang w:val="en-US"/>
              </w:rPr>
              <w:t>datetime</w:t>
            </w:r>
            <w:proofErr w:type="spellEnd"/>
          </w:p>
        </w:tc>
        <w:tc>
          <w:tcPr>
            <w:tcW w:w="6945" w:type="dxa"/>
          </w:tcPr>
          <w:p w14:paraId="5E86BEE4" w14:textId="3A72BC50" w:rsidR="00D0623A" w:rsidRPr="00F77C70" w:rsidRDefault="00D0623A" w:rsidP="00245A9C">
            <w:pPr>
              <w:rPr>
                <w:rFonts w:ascii="Polo" w:hAnsi="Polo"/>
                <w:lang w:val="en-US"/>
              </w:rPr>
            </w:pPr>
            <w:r w:rsidRPr="00F77C70">
              <w:rPr>
                <w:rFonts w:ascii="Polo" w:hAnsi="Polo"/>
                <w:lang w:val="en-US"/>
              </w:rPr>
              <w:t xml:space="preserve">Contains a date with the format </w:t>
            </w:r>
            <w:r w:rsidR="006B3B79" w:rsidRPr="00F77C70">
              <w:rPr>
                <w:rFonts w:ascii="Polo" w:hAnsi="Polo"/>
                <w:lang w:val="en-US"/>
              </w:rPr>
              <w:t>"</w:t>
            </w:r>
            <w:proofErr w:type="spellStart"/>
            <w:r w:rsidRPr="00F77C70">
              <w:rPr>
                <w:rFonts w:ascii="Polo" w:hAnsi="Polo"/>
                <w:lang w:val="en-US"/>
              </w:rPr>
              <w:t>dd.</w:t>
            </w:r>
            <w:r w:rsidR="00245A9C" w:rsidRPr="00F77C70">
              <w:rPr>
                <w:rFonts w:ascii="Polo" w:hAnsi="Polo"/>
                <w:lang w:val="en-US"/>
              </w:rPr>
              <w:t>MM</w:t>
            </w:r>
            <w:r w:rsidRPr="00F77C70">
              <w:rPr>
                <w:rFonts w:ascii="Polo" w:hAnsi="Polo"/>
                <w:lang w:val="en-US"/>
              </w:rPr>
              <w:t>.</w:t>
            </w:r>
            <w:r w:rsidR="00245A9C" w:rsidRPr="00F77C70">
              <w:rPr>
                <w:rFonts w:ascii="Polo" w:hAnsi="Polo"/>
                <w:lang w:val="en-US"/>
              </w:rPr>
              <w:t>yyyy</w:t>
            </w:r>
            <w:proofErr w:type="spellEnd"/>
            <w:r w:rsidRPr="00F77C70">
              <w:rPr>
                <w:rFonts w:ascii="Polo" w:hAnsi="Polo"/>
                <w:lang w:val="en-US"/>
              </w:rPr>
              <w:t xml:space="preserve"> </w:t>
            </w:r>
            <w:proofErr w:type="spellStart"/>
            <w:r w:rsidRPr="00F77C70">
              <w:rPr>
                <w:rFonts w:ascii="Polo" w:hAnsi="Polo"/>
                <w:lang w:val="en-US"/>
              </w:rPr>
              <w:t>HH:mm:ss</w:t>
            </w:r>
            <w:proofErr w:type="spellEnd"/>
            <w:r w:rsidR="006B3B79" w:rsidRPr="00F77C70">
              <w:rPr>
                <w:rFonts w:ascii="Polo" w:hAnsi="Polo"/>
                <w:lang w:val="en-US"/>
              </w:rPr>
              <w:t>"</w:t>
            </w:r>
          </w:p>
        </w:tc>
      </w:tr>
      <w:tr w:rsidR="00F4611E" w:rsidRPr="00AB1787" w14:paraId="40771080" w14:textId="77777777" w:rsidTr="00AC20D4">
        <w:tc>
          <w:tcPr>
            <w:tcW w:w="2127" w:type="dxa"/>
          </w:tcPr>
          <w:p w14:paraId="73599AD5" w14:textId="4AC8A94E" w:rsidR="00F4611E" w:rsidRPr="00F77C70" w:rsidRDefault="00CB5407" w:rsidP="00662515">
            <w:pPr>
              <w:rPr>
                <w:rFonts w:ascii="Polo" w:hAnsi="Polo"/>
                <w:lang w:val="en-US"/>
              </w:rPr>
            </w:pPr>
            <w:r w:rsidRPr="00F77C70">
              <w:rPr>
                <w:rFonts w:ascii="Polo" w:hAnsi="Polo"/>
                <w:lang w:val="en-US"/>
              </w:rPr>
              <w:t>b</w:t>
            </w:r>
            <w:r w:rsidR="00F4611E" w:rsidRPr="00F77C70">
              <w:rPr>
                <w:rFonts w:ascii="Polo" w:hAnsi="Polo"/>
                <w:lang w:val="en-US"/>
              </w:rPr>
              <w:t>inary</w:t>
            </w:r>
          </w:p>
        </w:tc>
        <w:tc>
          <w:tcPr>
            <w:tcW w:w="6945" w:type="dxa"/>
          </w:tcPr>
          <w:p w14:paraId="4F95CA19" w14:textId="0F140488" w:rsidR="00F4611E" w:rsidRPr="00F77C70" w:rsidRDefault="00F4611E" w:rsidP="00A7557F">
            <w:pPr>
              <w:rPr>
                <w:rFonts w:ascii="Polo" w:hAnsi="Polo"/>
                <w:lang w:val="en-US"/>
              </w:rPr>
            </w:pPr>
            <w:r w:rsidRPr="00F77C70">
              <w:rPr>
                <w:rFonts w:ascii="Polo" w:hAnsi="Polo"/>
                <w:lang w:val="en-US"/>
              </w:rPr>
              <w:t xml:space="preserve">Contains a binary dataset with </w:t>
            </w:r>
            <w:r w:rsidR="00A7557F" w:rsidRPr="00F77C70">
              <w:rPr>
                <w:rFonts w:ascii="Polo" w:hAnsi="Polo"/>
                <w:lang w:val="en-US"/>
              </w:rPr>
              <w:t>like pdf</w:t>
            </w:r>
          </w:p>
        </w:tc>
      </w:tr>
    </w:tbl>
    <w:p w14:paraId="32C0DC29" w14:textId="617BBEB7" w:rsidR="00662515" w:rsidRPr="00F77C70" w:rsidRDefault="00C22DE0" w:rsidP="00C22DE0">
      <w:pPr>
        <w:pStyle w:val="Beschriftung"/>
        <w:rPr>
          <w:color w:val="000000" w:themeColor="text1"/>
          <w:lang w:val="en-US"/>
        </w:rPr>
      </w:pPr>
      <w:r w:rsidRPr="00F77C70">
        <w:rPr>
          <w:color w:val="000000" w:themeColor="text1"/>
          <w:lang w:val="en-US"/>
        </w:rPr>
        <w:t xml:space="preserve">Table </w:t>
      </w:r>
      <w:r w:rsidR="006B3135" w:rsidRPr="00F77C70">
        <w:rPr>
          <w:color w:val="000000" w:themeColor="text1"/>
          <w:lang w:val="en-US"/>
        </w:rPr>
        <w:fldChar w:fldCharType="begin"/>
      </w:r>
      <w:r w:rsidRPr="00F77C70">
        <w:rPr>
          <w:color w:val="000000" w:themeColor="text1"/>
          <w:lang w:val="en-US"/>
        </w:rPr>
        <w:instrText xml:space="preserve"> SEQ Table \* ARABIC </w:instrText>
      </w:r>
      <w:r w:rsidR="006B3135" w:rsidRPr="00F77C70">
        <w:rPr>
          <w:color w:val="000000" w:themeColor="text1"/>
          <w:lang w:val="en-US"/>
        </w:rPr>
        <w:fldChar w:fldCharType="separate"/>
      </w:r>
      <w:r w:rsidR="0033004E">
        <w:rPr>
          <w:noProof/>
          <w:color w:val="000000" w:themeColor="text1"/>
          <w:lang w:val="en-US"/>
        </w:rPr>
        <w:t>1</w:t>
      </w:r>
      <w:r w:rsidR="006B3135" w:rsidRPr="00F77C70">
        <w:rPr>
          <w:color w:val="000000" w:themeColor="text1"/>
          <w:lang w:val="en-US"/>
        </w:rPr>
        <w:fldChar w:fldCharType="end"/>
      </w:r>
      <w:r w:rsidRPr="00F77C70">
        <w:rPr>
          <w:color w:val="000000" w:themeColor="text1"/>
          <w:lang w:val="en-US"/>
        </w:rPr>
        <w:t xml:space="preserve"> - Overview of scalar data types</w:t>
      </w:r>
    </w:p>
    <w:p w14:paraId="6C10EA45" w14:textId="6E015468" w:rsidR="0045634E" w:rsidRPr="00F77C70" w:rsidRDefault="0045634E" w:rsidP="00361FDA">
      <w:pPr>
        <w:pStyle w:val="berschrift2"/>
        <w:rPr>
          <w:lang w:val="en-US"/>
        </w:rPr>
      </w:pPr>
      <w:bookmarkStart w:id="29" w:name="_Toc445120102"/>
      <w:r w:rsidRPr="00F77C70">
        <w:rPr>
          <w:lang w:val="en-US"/>
        </w:rPr>
        <w:t>Overall</w:t>
      </w:r>
      <w:bookmarkEnd w:id="29"/>
    </w:p>
    <w:p w14:paraId="59D6E957" w14:textId="7FFA3367" w:rsidR="00D34D94" w:rsidRPr="00F77C70" w:rsidRDefault="00D34D94" w:rsidP="00361FDA">
      <w:pPr>
        <w:rPr>
          <w:lang w:val="en-US"/>
        </w:rPr>
      </w:pPr>
      <w:r w:rsidRPr="00F77C70">
        <w:rPr>
          <w:lang w:val="en-US"/>
        </w:rPr>
        <w:t>This section contains information valid for all services. Generally speaking</w:t>
      </w:r>
    </w:p>
    <w:p w14:paraId="3C92ECCE" w14:textId="46F9D2FA" w:rsidR="00D34D94" w:rsidRPr="00F77C70" w:rsidRDefault="00D34D94" w:rsidP="00EB2A05">
      <w:pPr>
        <w:pStyle w:val="Listenabsatz"/>
        <w:numPr>
          <w:ilvl w:val="0"/>
          <w:numId w:val="4"/>
        </w:numPr>
        <w:spacing w:after="0"/>
        <w:rPr>
          <w:rFonts w:ascii="Polo" w:hAnsi="Polo"/>
          <w:lang w:val="en-US"/>
        </w:rPr>
      </w:pPr>
      <w:r w:rsidRPr="00F77C70">
        <w:rPr>
          <w:rFonts w:ascii="Polo" w:hAnsi="Polo"/>
          <w:lang w:val="en-US"/>
        </w:rPr>
        <w:t>all parameter values must be URL-encoded (</w:t>
      </w:r>
      <w:r w:rsidR="006B3B79" w:rsidRPr="00F77C70">
        <w:rPr>
          <w:rFonts w:ascii="Polo" w:hAnsi="Polo"/>
          <w:lang w:val="en-US"/>
        </w:rPr>
        <w:t>"</w:t>
      </w:r>
      <w:r w:rsidRPr="00F77C70">
        <w:rPr>
          <w:rFonts w:ascii="Polo" w:hAnsi="Polo"/>
          <w:lang w:val="en-US"/>
        </w:rPr>
        <w:t>&amp;</w:t>
      </w:r>
      <w:r w:rsidR="006B3B79" w:rsidRPr="00F77C70">
        <w:rPr>
          <w:rFonts w:ascii="Polo" w:hAnsi="Polo"/>
          <w:lang w:val="en-US"/>
        </w:rPr>
        <w:t>"</w:t>
      </w:r>
      <w:r w:rsidRPr="00F77C70">
        <w:rPr>
          <w:rFonts w:ascii="Polo" w:hAnsi="Polo"/>
          <w:lang w:val="en-US"/>
        </w:rPr>
        <w:t>,</w:t>
      </w:r>
      <w:r w:rsidR="006B3B79" w:rsidRPr="00F77C70">
        <w:rPr>
          <w:rFonts w:ascii="Polo" w:hAnsi="Polo"/>
          <w:lang w:val="en-US"/>
        </w:rPr>
        <w:t>"</w:t>
      </w:r>
      <w:r w:rsidRPr="00F77C70">
        <w:rPr>
          <w:rFonts w:ascii="Polo" w:hAnsi="Polo"/>
          <w:lang w:val="en-US"/>
        </w:rPr>
        <w:t>Ö</w:t>
      </w:r>
      <w:r w:rsidR="006B3B79" w:rsidRPr="00F77C70">
        <w:rPr>
          <w:rFonts w:ascii="Polo" w:hAnsi="Polo"/>
          <w:lang w:val="en-US"/>
        </w:rPr>
        <w:t>"</w:t>
      </w:r>
      <w:r w:rsidRPr="00F77C70">
        <w:rPr>
          <w:rFonts w:ascii="Polo" w:hAnsi="Polo"/>
          <w:lang w:val="en-US"/>
        </w:rPr>
        <w:t>)</w:t>
      </w:r>
    </w:p>
    <w:p w14:paraId="14EC05FB" w14:textId="4BC2D9DA" w:rsidR="00907BFB" w:rsidRPr="00F77C70" w:rsidRDefault="00907BFB" w:rsidP="00EB2A05">
      <w:pPr>
        <w:pStyle w:val="Listenabsatz"/>
        <w:numPr>
          <w:ilvl w:val="0"/>
          <w:numId w:val="4"/>
        </w:numPr>
        <w:spacing w:after="0"/>
        <w:rPr>
          <w:rFonts w:ascii="Polo" w:hAnsi="Polo"/>
          <w:lang w:val="en-US"/>
        </w:rPr>
      </w:pPr>
      <w:r w:rsidRPr="00F77C70">
        <w:rPr>
          <w:rFonts w:ascii="Polo" w:hAnsi="Polo"/>
          <w:lang w:val="en-US"/>
        </w:rPr>
        <w:t xml:space="preserve">parameters can be either set via the path or </w:t>
      </w:r>
      <w:r w:rsidR="000A3462">
        <w:rPr>
          <w:rFonts w:ascii="Polo" w:hAnsi="Polo"/>
          <w:lang w:val="en-US"/>
        </w:rPr>
        <w:t>the request body</w:t>
      </w:r>
    </w:p>
    <w:p w14:paraId="29354811" w14:textId="7D3E7F20" w:rsidR="00875A3A" w:rsidRPr="00F77C70" w:rsidRDefault="00B7209D" w:rsidP="00EB2A05">
      <w:pPr>
        <w:pStyle w:val="Listenabsatz"/>
        <w:numPr>
          <w:ilvl w:val="0"/>
          <w:numId w:val="4"/>
        </w:numPr>
        <w:spacing w:after="0"/>
        <w:rPr>
          <w:rFonts w:ascii="Polo" w:hAnsi="Polo"/>
          <w:lang w:val="en-US"/>
        </w:rPr>
      </w:pPr>
      <w:r w:rsidRPr="00F77C70">
        <w:rPr>
          <w:rFonts w:ascii="Polo" w:hAnsi="Polo"/>
          <w:lang w:val="en-US"/>
        </w:rPr>
        <w:t xml:space="preserve">response type is either </w:t>
      </w:r>
      <w:r w:rsidR="00E66D3D" w:rsidRPr="00F77C70">
        <w:rPr>
          <w:rFonts w:ascii="Polo" w:hAnsi="Polo"/>
          <w:lang w:val="en-US"/>
        </w:rPr>
        <w:t>application/</w:t>
      </w:r>
      <w:proofErr w:type="spellStart"/>
      <w:r w:rsidR="00E66D3D" w:rsidRPr="00F77C70">
        <w:rPr>
          <w:rFonts w:ascii="Polo" w:hAnsi="Polo"/>
          <w:lang w:val="en-US"/>
        </w:rPr>
        <w:t>json</w:t>
      </w:r>
      <w:proofErr w:type="spellEnd"/>
      <w:r w:rsidRPr="00F77C70">
        <w:rPr>
          <w:rFonts w:ascii="Polo" w:hAnsi="Polo"/>
          <w:lang w:val="en-US"/>
        </w:rPr>
        <w:t xml:space="preserve"> or application/pdf</w:t>
      </w:r>
    </w:p>
    <w:p w14:paraId="47B43883" w14:textId="4CBB7175" w:rsidR="004F3DFE" w:rsidRPr="00F77C70" w:rsidRDefault="004F3DFE" w:rsidP="002D0313">
      <w:pPr>
        <w:pStyle w:val="berschrift3"/>
        <w:tabs>
          <w:tab w:val="clear" w:pos="3272"/>
        </w:tabs>
        <w:ind w:left="709" w:hanging="709"/>
        <w:rPr>
          <w:lang w:val="en-US"/>
        </w:rPr>
      </w:pPr>
      <w:bookmarkStart w:id="30" w:name="_Toc445120103"/>
      <w:r w:rsidRPr="00F77C70">
        <w:rPr>
          <w:lang w:val="en-US"/>
        </w:rPr>
        <w:t>Technical Specification</w:t>
      </w:r>
      <w:bookmarkEnd w:id="30"/>
    </w:p>
    <w:tbl>
      <w:tblPr>
        <w:tblStyle w:val="Tabellenraster"/>
        <w:tblW w:w="9072" w:type="dxa"/>
        <w:tblInd w:w="108" w:type="dxa"/>
        <w:tblLook w:val="04A0" w:firstRow="1" w:lastRow="0" w:firstColumn="1" w:lastColumn="0" w:noHBand="0" w:noVBand="1"/>
      </w:tblPr>
      <w:tblGrid>
        <w:gridCol w:w="3316"/>
        <w:gridCol w:w="2213"/>
        <w:gridCol w:w="3543"/>
      </w:tblGrid>
      <w:tr w:rsidR="00E10801" w:rsidRPr="00AB1787" w14:paraId="3C714650" w14:textId="77777777" w:rsidTr="004C1BD1">
        <w:tc>
          <w:tcPr>
            <w:tcW w:w="3316" w:type="dxa"/>
          </w:tcPr>
          <w:p w14:paraId="10E86253" w14:textId="77777777" w:rsidR="00E10801" w:rsidRPr="00F77C70" w:rsidRDefault="00E10801" w:rsidP="004C1BD1">
            <w:pPr>
              <w:rPr>
                <w:rFonts w:ascii="Polo" w:hAnsi="Polo"/>
                <w:b/>
                <w:lang w:val="en-US"/>
              </w:rPr>
            </w:pPr>
            <w:r w:rsidRPr="00F77C70">
              <w:rPr>
                <w:rFonts w:ascii="Polo" w:hAnsi="Polo"/>
                <w:b/>
                <w:lang w:val="en-US"/>
              </w:rPr>
              <w:t>Caching</w:t>
            </w:r>
          </w:p>
        </w:tc>
        <w:tc>
          <w:tcPr>
            <w:tcW w:w="2213" w:type="dxa"/>
          </w:tcPr>
          <w:p w14:paraId="3E10BA2F" w14:textId="77777777" w:rsidR="00E10801" w:rsidRPr="00F77C70" w:rsidRDefault="00E10801" w:rsidP="004C1BD1">
            <w:pPr>
              <w:rPr>
                <w:rFonts w:ascii="Polo" w:hAnsi="Polo"/>
                <w:lang w:val="en-US"/>
              </w:rPr>
            </w:pPr>
            <w:r w:rsidRPr="00F77C70">
              <w:rPr>
                <w:rFonts w:ascii="Polo" w:hAnsi="Polo"/>
                <w:lang w:val="en-US"/>
              </w:rPr>
              <w:t>No</w:t>
            </w:r>
          </w:p>
        </w:tc>
        <w:tc>
          <w:tcPr>
            <w:tcW w:w="3543" w:type="dxa"/>
          </w:tcPr>
          <w:p w14:paraId="22C3611C" w14:textId="62BE8405" w:rsidR="00E10801" w:rsidRPr="00F77C70" w:rsidRDefault="00994FCD" w:rsidP="004C1BD1">
            <w:pPr>
              <w:rPr>
                <w:rFonts w:ascii="Polo" w:hAnsi="Polo"/>
                <w:lang w:val="en-US"/>
              </w:rPr>
            </w:pPr>
            <w:r w:rsidRPr="00F77C70">
              <w:rPr>
                <w:rFonts w:ascii="Polo" w:hAnsi="Polo"/>
                <w:lang w:val="en-US"/>
              </w:rPr>
              <w:t xml:space="preserve">See </w:t>
            </w:r>
            <w:r w:rsidRPr="00F77C70">
              <w:rPr>
                <w:rFonts w:ascii="Polo" w:hAnsi="Polo"/>
                <w:lang w:val="en-US"/>
              </w:rPr>
              <w:fldChar w:fldCharType="begin"/>
            </w:r>
            <w:r w:rsidRPr="00F77C70">
              <w:rPr>
                <w:rFonts w:ascii="Polo" w:hAnsi="Polo"/>
                <w:lang w:val="en-US"/>
              </w:rPr>
              <w:instrText xml:space="preserve"> REF _Ref380751558 \r \h </w:instrText>
            </w:r>
            <w:r w:rsidRPr="00F77C70">
              <w:rPr>
                <w:rFonts w:ascii="Polo" w:hAnsi="Polo"/>
                <w:lang w:val="en-US"/>
              </w:rPr>
            </w:r>
            <w:r w:rsidRPr="00F77C70">
              <w:rPr>
                <w:rFonts w:ascii="Polo" w:hAnsi="Polo"/>
                <w:lang w:val="en-US"/>
              </w:rPr>
              <w:fldChar w:fldCharType="separate"/>
            </w:r>
            <w:r w:rsidR="0033004E">
              <w:rPr>
                <w:rFonts w:ascii="Polo" w:hAnsi="Polo"/>
                <w:lang w:val="en-US"/>
              </w:rPr>
              <w:t>2.3.2</w:t>
            </w:r>
            <w:r w:rsidRPr="00F77C70">
              <w:rPr>
                <w:rFonts w:ascii="Polo" w:hAnsi="Polo"/>
                <w:lang w:val="en-US"/>
              </w:rPr>
              <w:fldChar w:fldCharType="end"/>
            </w:r>
            <w:r w:rsidRPr="00F77C70">
              <w:rPr>
                <w:rFonts w:ascii="Polo" w:hAnsi="Polo"/>
                <w:lang w:val="en-US"/>
              </w:rPr>
              <w:t xml:space="preserve"> </w:t>
            </w:r>
            <w:r w:rsidRPr="00F77C70">
              <w:rPr>
                <w:rFonts w:ascii="Polo" w:hAnsi="Polo"/>
                <w:lang w:val="en-US"/>
              </w:rPr>
              <w:fldChar w:fldCharType="begin"/>
            </w:r>
            <w:r w:rsidRPr="00F77C70">
              <w:rPr>
                <w:rFonts w:ascii="Polo" w:hAnsi="Polo"/>
                <w:lang w:val="en-US"/>
              </w:rPr>
              <w:instrText xml:space="preserve"> REF _Ref380751565 \h </w:instrText>
            </w:r>
            <w:r w:rsidRPr="00F77C70">
              <w:rPr>
                <w:rFonts w:ascii="Polo" w:hAnsi="Polo"/>
                <w:lang w:val="en-US"/>
              </w:rPr>
            </w:r>
            <w:r w:rsidRPr="00F77C70">
              <w:rPr>
                <w:rFonts w:ascii="Polo" w:hAnsi="Polo"/>
                <w:lang w:val="en-US"/>
              </w:rPr>
              <w:fldChar w:fldCharType="separate"/>
            </w:r>
            <w:r w:rsidR="0033004E" w:rsidRPr="00F77C70">
              <w:rPr>
                <w:lang w:val="en-US"/>
              </w:rPr>
              <w:t>Caching of service API calls</w:t>
            </w:r>
            <w:r w:rsidRPr="00F77C70">
              <w:rPr>
                <w:rFonts w:ascii="Polo" w:hAnsi="Polo"/>
                <w:lang w:val="en-US"/>
              </w:rPr>
              <w:fldChar w:fldCharType="end"/>
            </w:r>
          </w:p>
        </w:tc>
      </w:tr>
      <w:tr w:rsidR="00E10801" w:rsidRPr="00AB1787" w14:paraId="0872D5DE" w14:textId="77777777" w:rsidTr="004C1BD1">
        <w:tc>
          <w:tcPr>
            <w:tcW w:w="3316" w:type="dxa"/>
          </w:tcPr>
          <w:p w14:paraId="60A34E6A" w14:textId="1A5C7D06" w:rsidR="00E10801" w:rsidRPr="00F77C70" w:rsidRDefault="00E10801" w:rsidP="004C1BD1">
            <w:pPr>
              <w:rPr>
                <w:rFonts w:ascii="Polo" w:hAnsi="Polo"/>
                <w:b/>
                <w:lang w:val="en-US"/>
              </w:rPr>
            </w:pPr>
            <w:r w:rsidRPr="00F77C70">
              <w:rPr>
                <w:rFonts w:ascii="Polo" w:hAnsi="Polo"/>
                <w:b/>
                <w:lang w:val="en-US"/>
              </w:rPr>
              <w:t>Authentication</w:t>
            </w:r>
            <w:r w:rsidR="00151DE9" w:rsidRPr="00F77C70">
              <w:rPr>
                <w:rFonts w:ascii="Polo" w:hAnsi="Polo"/>
                <w:b/>
                <w:lang w:val="en-US"/>
              </w:rPr>
              <w:t xml:space="preserve"> API-Manager</w:t>
            </w:r>
          </w:p>
        </w:tc>
        <w:tc>
          <w:tcPr>
            <w:tcW w:w="2213" w:type="dxa"/>
          </w:tcPr>
          <w:p w14:paraId="7404332A" w14:textId="0C287367" w:rsidR="00E10801" w:rsidRPr="00F77C70" w:rsidRDefault="00C86C81" w:rsidP="004C1BD1">
            <w:pPr>
              <w:rPr>
                <w:rFonts w:ascii="Polo" w:hAnsi="Polo"/>
                <w:lang w:val="en-US"/>
              </w:rPr>
            </w:pPr>
            <w:r w:rsidRPr="00F77C70">
              <w:rPr>
                <w:rFonts w:ascii="Polo" w:hAnsi="Polo"/>
                <w:lang w:val="en-US"/>
              </w:rPr>
              <w:t>Yes</w:t>
            </w:r>
          </w:p>
        </w:tc>
        <w:tc>
          <w:tcPr>
            <w:tcW w:w="3543" w:type="dxa"/>
          </w:tcPr>
          <w:p w14:paraId="58D1CA0E" w14:textId="06DFF4E9" w:rsidR="00151DE9" w:rsidRPr="00F77C70" w:rsidRDefault="00151DE9" w:rsidP="00151DE9">
            <w:pPr>
              <w:rPr>
                <w:rFonts w:ascii="Polo" w:hAnsi="Polo"/>
                <w:lang w:val="en-US"/>
              </w:rPr>
            </w:pPr>
            <w:r w:rsidRPr="00F77C70">
              <w:rPr>
                <w:rFonts w:ascii="Polo" w:hAnsi="Polo"/>
                <w:lang w:val="en-US"/>
              </w:rPr>
              <w:t xml:space="preserve">Authentication is done via access token </w:t>
            </w:r>
            <w:r w:rsidR="00C86C81" w:rsidRPr="00F77C70">
              <w:rPr>
                <w:rFonts w:ascii="Polo" w:hAnsi="Polo"/>
                <w:lang w:val="en-US"/>
              </w:rPr>
              <w:t xml:space="preserve">and a domain token </w:t>
            </w:r>
            <w:r w:rsidRPr="00F77C70">
              <w:rPr>
                <w:rFonts w:ascii="Polo" w:hAnsi="Polo"/>
                <w:lang w:val="en-US"/>
              </w:rPr>
              <w:t>(for the API-Manager) as part of the request headers.</w:t>
            </w:r>
          </w:p>
          <w:p w14:paraId="602BB95C" w14:textId="5BCA1541" w:rsidR="00C86C81" w:rsidRPr="00F77C70" w:rsidRDefault="00C86C81" w:rsidP="00C86C81">
            <w:pPr>
              <w:rPr>
                <w:rFonts w:ascii="Polo" w:hAnsi="Polo"/>
                <w:lang w:val="en-US"/>
              </w:rPr>
            </w:pPr>
          </w:p>
        </w:tc>
      </w:tr>
      <w:tr w:rsidR="00151DE9" w:rsidRPr="00AB1787" w14:paraId="74D81EB5" w14:textId="77777777" w:rsidTr="004C1BD1">
        <w:tc>
          <w:tcPr>
            <w:tcW w:w="3316" w:type="dxa"/>
          </w:tcPr>
          <w:p w14:paraId="6323103C" w14:textId="221EF566" w:rsidR="00151DE9" w:rsidRPr="00F77C70" w:rsidRDefault="00151DE9" w:rsidP="004C1BD1">
            <w:pPr>
              <w:rPr>
                <w:rFonts w:ascii="Polo" w:hAnsi="Polo"/>
                <w:b/>
                <w:lang w:val="en-US"/>
              </w:rPr>
            </w:pPr>
            <w:r w:rsidRPr="00F77C70">
              <w:rPr>
                <w:rFonts w:ascii="Polo" w:hAnsi="Polo"/>
                <w:b/>
                <w:lang w:val="en-US"/>
              </w:rPr>
              <w:t>Authentication Backend</w:t>
            </w:r>
          </w:p>
        </w:tc>
        <w:tc>
          <w:tcPr>
            <w:tcW w:w="2213" w:type="dxa"/>
          </w:tcPr>
          <w:p w14:paraId="5332BDAA" w14:textId="69C70678" w:rsidR="00151DE9" w:rsidRPr="00F77C70" w:rsidRDefault="00151DE9" w:rsidP="004C1BD1">
            <w:pPr>
              <w:rPr>
                <w:rFonts w:ascii="Polo" w:hAnsi="Polo"/>
                <w:lang w:val="en-US"/>
              </w:rPr>
            </w:pPr>
            <w:r w:rsidRPr="00F77C70">
              <w:rPr>
                <w:rFonts w:ascii="Polo" w:hAnsi="Polo"/>
                <w:lang w:val="en-US"/>
              </w:rPr>
              <w:t>Yes</w:t>
            </w:r>
          </w:p>
        </w:tc>
        <w:tc>
          <w:tcPr>
            <w:tcW w:w="3543" w:type="dxa"/>
          </w:tcPr>
          <w:p w14:paraId="5CA303DD" w14:textId="13502A06" w:rsidR="00151DE9" w:rsidRPr="00F77C70" w:rsidRDefault="00151DE9" w:rsidP="004C1BD1">
            <w:pPr>
              <w:rPr>
                <w:rFonts w:ascii="Polo" w:hAnsi="Polo"/>
                <w:lang w:val="en-US"/>
              </w:rPr>
            </w:pPr>
            <w:r w:rsidRPr="00F77C70">
              <w:rPr>
                <w:rFonts w:ascii="Polo" w:hAnsi="Polo"/>
                <w:lang w:val="en-US"/>
              </w:rPr>
              <w:t xml:space="preserve">Authentication is done via </w:t>
            </w:r>
            <w:proofErr w:type="spellStart"/>
            <w:r w:rsidRPr="00F77C70">
              <w:rPr>
                <w:rFonts w:ascii="Polo" w:hAnsi="Polo"/>
                <w:lang w:val="en-US"/>
              </w:rPr>
              <w:t>clientId</w:t>
            </w:r>
            <w:proofErr w:type="spellEnd"/>
            <w:r w:rsidRPr="00F77C70">
              <w:rPr>
                <w:rFonts w:ascii="Polo" w:hAnsi="Polo"/>
                <w:lang w:val="en-US"/>
              </w:rPr>
              <w:t xml:space="preserve"> as part of the query parameters.</w:t>
            </w:r>
          </w:p>
        </w:tc>
      </w:tr>
      <w:tr w:rsidR="00E10801" w:rsidRPr="00AB1787" w14:paraId="58DEE697" w14:textId="77777777" w:rsidTr="004C1BD1">
        <w:tc>
          <w:tcPr>
            <w:tcW w:w="3316" w:type="dxa"/>
          </w:tcPr>
          <w:p w14:paraId="38835827" w14:textId="77777777" w:rsidR="00E10801" w:rsidRPr="00F77C70" w:rsidRDefault="00E10801" w:rsidP="004C1BD1">
            <w:pPr>
              <w:rPr>
                <w:rFonts w:ascii="Polo" w:hAnsi="Polo"/>
                <w:b/>
                <w:lang w:val="en-US"/>
              </w:rPr>
            </w:pPr>
            <w:r w:rsidRPr="00F77C70">
              <w:rPr>
                <w:rFonts w:ascii="Polo" w:hAnsi="Polo"/>
                <w:b/>
                <w:lang w:val="en-US"/>
              </w:rPr>
              <w:t>Encryption</w:t>
            </w:r>
          </w:p>
        </w:tc>
        <w:tc>
          <w:tcPr>
            <w:tcW w:w="2213" w:type="dxa"/>
          </w:tcPr>
          <w:p w14:paraId="21D993FB" w14:textId="77777777" w:rsidR="00E10801" w:rsidRPr="00F77C70" w:rsidRDefault="00E10801" w:rsidP="004C1BD1">
            <w:pPr>
              <w:rPr>
                <w:rFonts w:ascii="Polo" w:hAnsi="Polo"/>
                <w:lang w:val="en-US"/>
              </w:rPr>
            </w:pPr>
            <w:r w:rsidRPr="00F77C70">
              <w:rPr>
                <w:rFonts w:ascii="Polo" w:hAnsi="Polo"/>
                <w:lang w:val="en-US"/>
              </w:rPr>
              <w:t>Yes</w:t>
            </w:r>
          </w:p>
        </w:tc>
        <w:tc>
          <w:tcPr>
            <w:tcW w:w="3543" w:type="dxa"/>
          </w:tcPr>
          <w:p w14:paraId="330EC66C" w14:textId="2A87A3DE" w:rsidR="00E10801" w:rsidRPr="00F77C70" w:rsidRDefault="003235CD" w:rsidP="004C1BD1">
            <w:pPr>
              <w:rPr>
                <w:rFonts w:ascii="Polo" w:hAnsi="Polo"/>
                <w:lang w:val="en-US"/>
              </w:rPr>
            </w:pPr>
            <w:r w:rsidRPr="00F77C70">
              <w:rPr>
                <w:rFonts w:ascii="Polo" w:hAnsi="Polo"/>
                <w:lang w:val="en-US"/>
              </w:rPr>
              <w:t xml:space="preserve">All traffic is routed via </w:t>
            </w:r>
            <w:r w:rsidR="00E10801" w:rsidRPr="00F77C70">
              <w:rPr>
                <w:rFonts w:ascii="Polo" w:hAnsi="Polo"/>
                <w:lang w:val="en-US"/>
              </w:rPr>
              <w:t>HTTPS</w:t>
            </w:r>
          </w:p>
        </w:tc>
      </w:tr>
      <w:tr w:rsidR="003B6CEA" w:rsidRPr="00F77C70" w14:paraId="35A84C20" w14:textId="77777777" w:rsidTr="004C1BD1">
        <w:tc>
          <w:tcPr>
            <w:tcW w:w="3316" w:type="dxa"/>
          </w:tcPr>
          <w:p w14:paraId="393DABBE" w14:textId="354E050C" w:rsidR="003B6CEA" w:rsidRPr="00F77C70" w:rsidRDefault="003B6CEA" w:rsidP="00C679FF">
            <w:pPr>
              <w:rPr>
                <w:rFonts w:ascii="Polo" w:hAnsi="Polo"/>
                <w:b/>
                <w:lang w:val="en-US"/>
              </w:rPr>
            </w:pPr>
            <w:r w:rsidRPr="00F77C70">
              <w:rPr>
                <w:rFonts w:ascii="Polo" w:hAnsi="Polo"/>
                <w:b/>
                <w:lang w:val="en-US"/>
              </w:rPr>
              <w:t>Request</w:t>
            </w:r>
            <w:r w:rsidR="0007489A" w:rsidRPr="00F77C70">
              <w:rPr>
                <w:rFonts w:ascii="Polo" w:hAnsi="Polo"/>
                <w:b/>
                <w:lang w:val="en-US"/>
              </w:rPr>
              <w:t>-</w:t>
            </w:r>
            <w:r w:rsidR="00C679FF" w:rsidRPr="00F77C70">
              <w:rPr>
                <w:rFonts w:ascii="Polo" w:hAnsi="Polo"/>
                <w:b/>
                <w:lang w:val="en-US"/>
              </w:rPr>
              <w:t>Concept</w:t>
            </w:r>
          </w:p>
        </w:tc>
        <w:tc>
          <w:tcPr>
            <w:tcW w:w="2213" w:type="dxa"/>
          </w:tcPr>
          <w:p w14:paraId="0DF26B32" w14:textId="23484F49" w:rsidR="003B6CEA" w:rsidRPr="00F77C70" w:rsidRDefault="003B6CEA" w:rsidP="004C1BD1">
            <w:pPr>
              <w:rPr>
                <w:rFonts w:ascii="Polo" w:hAnsi="Polo"/>
                <w:lang w:val="en-US"/>
              </w:rPr>
            </w:pPr>
            <w:r w:rsidRPr="00F77C70">
              <w:rPr>
                <w:rFonts w:ascii="Polo" w:hAnsi="Polo"/>
                <w:lang w:val="en-US"/>
              </w:rPr>
              <w:t>AJAX</w:t>
            </w:r>
          </w:p>
        </w:tc>
        <w:tc>
          <w:tcPr>
            <w:tcW w:w="3543" w:type="dxa"/>
          </w:tcPr>
          <w:p w14:paraId="28072878" w14:textId="77777777" w:rsidR="003B6CEA" w:rsidRPr="00F77C70" w:rsidRDefault="003B6CEA" w:rsidP="004C1BD1">
            <w:pPr>
              <w:rPr>
                <w:rFonts w:ascii="Polo" w:hAnsi="Polo"/>
                <w:lang w:val="en-US"/>
              </w:rPr>
            </w:pPr>
          </w:p>
        </w:tc>
      </w:tr>
    </w:tbl>
    <w:p w14:paraId="4D18EB17" w14:textId="3132DAE0" w:rsidR="00C86C81" w:rsidRPr="00F77C70" w:rsidRDefault="00C86C81" w:rsidP="00C86C81">
      <w:pPr>
        <w:pStyle w:val="berschrift3"/>
        <w:tabs>
          <w:tab w:val="clear" w:pos="3272"/>
        </w:tabs>
        <w:ind w:left="709" w:hanging="709"/>
        <w:rPr>
          <w:lang w:val="en-US"/>
        </w:rPr>
      </w:pPr>
      <w:bookmarkStart w:id="31" w:name="_Toc445120104"/>
      <w:r w:rsidRPr="00F77C70">
        <w:rPr>
          <w:lang w:val="en-US"/>
        </w:rPr>
        <w:lastRenderedPageBreak/>
        <w:t xml:space="preserve">API </w:t>
      </w:r>
      <w:r w:rsidR="00B00397" w:rsidRPr="00F77C70">
        <w:rPr>
          <w:lang w:val="en-US"/>
        </w:rPr>
        <w:t>Authentication</w:t>
      </w:r>
      <w:bookmarkEnd w:id="31"/>
    </w:p>
    <w:p w14:paraId="131B685A" w14:textId="41D058C3" w:rsidR="00C86C81" w:rsidRPr="00F77C70" w:rsidRDefault="007E1A84" w:rsidP="00994FCD">
      <w:pPr>
        <w:rPr>
          <w:lang w:val="en-US"/>
        </w:rPr>
      </w:pPr>
      <w:r w:rsidRPr="00F77C70">
        <w:rPr>
          <w:lang w:val="en-US"/>
        </w:rPr>
        <w:t>For calling an API the Client need to send an access- and a domain-token in the request-header.</w:t>
      </w:r>
    </w:p>
    <w:p w14:paraId="08237B83" w14:textId="2C610CBD" w:rsidR="00DC4174" w:rsidRDefault="00DC4174" w:rsidP="005A368D">
      <w:pPr>
        <w:pStyle w:val="Listenabsatz"/>
        <w:numPr>
          <w:ilvl w:val="0"/>
          <w:numId w:val="69"/>
        </w:numPr>
        <w:rPr>
          <w:lang w:val="en-US"/>
        </w:rPr>
      </w:pPr>
      <w:r>
        <w:rPr>
          <w:lang w:val="en-US"/>
        </w:rPr>
        <w:t>The API-Manager generate (internal) an “SONG”-Application. Every API is assigned to this Application.</w:t>
      </w:r>
    </w:p>
    <w:p w14:paraId="61DA100C" w14:textId="737A682A" w:rsidR="003202DD" w:rsidRDefault="007E1A84" w:rsidP="005A368D">
      <w:pPr>
        <w:pStyle w:val="Listenabsatz"/>
        <w:numPr>
          <w:ilvl w:val="0"/>
          <w:numId w:val="69"/>
        </w:numPr>
        <w:rPr>
          <w:lang w:val="en-US"/>
        </w:rPr>
      </w:pPr>
      <w:r w:rsidRPr="00F77C70">
        <w:rPr>
          <w:lang w:val="en-US"/>
        </w:rPr>
        <w:t xml:space="preserve">The access-token </w:t>
      </w:r>
      <w:r w:rsidR="003202DD">
        <w:rPr>
          <w:lang w:val="en-US"/>
        </w:rPr>
        <w:t xml:space="preserve">for this internal Application </w:t>
      </w:r>
      <w:r w:rsidRPr="00F77C70">
        <w:rPr>
          <w:lang w:val="en-US"/>
        </w:rPr>
        <w:t>is generated by the API-Manager for every stage</w:t>
      </w:r>
      <w:r w:rsidR="00774C9B">
        <w:rPr>
          <w:lang w:val="en-US"/>
        </w:rPr>
        <w:t xml:space="preserve"> </w:t>
      </w:r>
      <w:r w:rsidR="00663EBE">
        <w:rPr>
          <w:lang w:val="en-US"/>
        </w:rPr>
        <w:t>with</w:t>
      </w:r>
      <w:r w:rsidRPr="00F77C70">
        <w:rPr>
          <w:lang w:val="en-US"/>
        </w:rPr>
        <w:t xml:space="preserve"> an unlimited lifetime (e.g. “Bearer a1e18ed661f93bf2e26b932c32608aa9”).</w:t>
      </w:r>
    </w:p>
    <w:p w14:paraId="6B1F8227" w14:textId="77777777" w:rsidR="00774C9B" w:rsidRDefault="003202DD" w:rsidP="005A368D">
      <w:pPr>
        <w:pStyle w:val="Listenabsatz"/>
        <w:numPr>
          <w:ilvl w:val="0"/>
          <w:numId w:val="69"/>
        </w:numPr>
        <w:rPr>
          <w:lang w:val="en-US"/>
        </w:rPr>
      </w:pPr>
      <w:r>
        <w:rPr>
          <w:lang w:val="en-US"/>
        </w:rPr>
        <w:t>Because we have three stages for the API-Manager (four for PHP-Endpoints), the GUI-Client needs three Access-Tokens. The Access-Tokens are delivered from the API-Manager Team to the Client-Team.</w:t>
      </w:r>
    </w:p>
    <w:p w14:paraId="3EFE6E0A" w14:textId="1D7AF5B6" w:rsidR="007E1A84" w:rsidRPr="00F77C70" w:rsidRDefault="00774C9B" w:rsidP="005A368D">
      <w:pPr>
        <w:pStyle w:val="Listenabsatz"/>
        <w:numPr>
          <w:ilvl w:val="0"/>
          <w:numId w:val="69"/>
        </w:numPr>
        <w:rPr>
          <w:lang w:val="en-US"/>
        </w:rPr>
      </w:pPr>
      <w:r>
        <w:rPr>
          <w:lang w:val="en-US"/>
        </w:rPr>
        <w:t xml:space="preserve">The token is needed for all API calls except the services </w:t>
      </w:r>
      <w:r w:rsidR="00824F8A">
        <w:rPr>
          <w:lang w:val="en-US"/>
        </w:rPr>
        <w:t xml:space="preserve">“/pdf” (chapter </w:t>
      </w:r>
      <w:r w:rsidR="00824F8A">
        <w:rPr>
          <w:lang w:val="en-US"/>
        </w:rPr>
        <w:fldChar w:fldCharType="begin"/>
      </w:r>
      <w:r w:rsidR="00824F8A">
        <w:rPr>
          <w:lang w:val="en-US"/>
        </w:rPr>
        <w:instrText xml:space="preserve"> REF _Ref387223153 \r \h </w:instrText>
      </w:r>
      <w:r w:rsidR="00824F8A">
        <w:rPr>
          <w:lang w:val="en-US"/>
        </w:rPr>
      </w:r>
      <w:r w:rsidR="00824F8A">
        <w:rPr>
          <w:lang w:val="en-US"/>
        </w:rPr>
        <w:fldChar w:fldCharType="separate"/>
      </w:r>
      <w:r w:rsidR="0033004E">
        <w:rPr>
          <w:lang w:val="en-US"/>
        </w:rPr>
        <w:t>3.2.2.6</w:t>
      </w:r>
      <w:r w:rsidR="00824F8A">
        <w:rPr>
          <w:lang w:val="en-US"/>
        </w:rPr>
        <w:fldChar w:fldCharType="end"/>
      </w:r>
      <w:r w:rsidR="00824F8A">
        <w:rPr>
          <w:lang w:val="en-US"/>
        </w:rPr>
        <w:t>) and “/</w:t>
      </w:r>
      <w:proofErr w:type="spellStart"/>
      <w:r w:rsidR="00824F8A">
        <w:rPr>
          <w:lang w:val="en-US"/>
        </w:rPr>
        <w:t>contractpdf</w:t>
      </w:r>
      <w:proofErr w:type="spellEnd"/>
      <w:r w:rsidR="00824F8A">
        <w:rPr>
          <w:lang w:val="en-US"/>
        </w:rPr>
        <w:t xml:space="preserve">” (chapter </w:t>
      </w:r>
      <w:r w:rsidR="00824F8A">
        <w:rPr>
          <w:lang w:val="en-US"/>
        </w:rPr>
        <w:fldChar w:fldCharType="begin"/>
      </w:r>
      <w:r w:rsidR="00824F8A">
        <w:rPr>
          <w:lang w:val="en-US"/>
        </w:rPr>
        <w:instrText xml:space="preserve"> REF _Ref387223190 \r \h </w:instrText>
      </w:r>
      <w:r w:rsidR="00824F8A">
        <w:rPr>
          <w:lang w:val="en-US"/>
        </w:rPr>
      </w:r>
      <w:r w:rsidR="00824F8A">
        <w:rPr>
          <w:lang w:val="en-US"/>
        </w:rPr>
        <w:fldChar w:fldCharType="separate"/>
      </w:r>
      <w:r w:rsidR="0033004E">
        <w:rPr>
          <w:lang w:val="en-US"/>
        </w:rPr>
        <w:t>3.3.2.2</w:t>
      </w:r>
      <w:r w:rsidR="00824F8A">
        <w:rPr>
          <w:lang w:val="en-US"/>
        </w:rPr>
        <w:fldChar w:fldCharType="end"/>
      </w:r>
      <w:r w:rsidR="00824F8A">
        <w:rPr>
          <w:lang w:val="en-US"/>
        </w:rPr>
        <w:t xml:space="preserve">). The reason for this exception is that pdfs are requested directly by the browser via link, so that you can’t set the header parameter (see </w:t>
      </w:r>
      <w:r w:rsidR="00CB0E2B">
        <w:fldChar w:fldCharType="begin"/>
      </w:r>
      <w:r w:rsidR="00CB0E2B" w:rsidRPr="002666EA">
        <w:rPr>
          <w:lang w:val="en-US"/>
          <w:rPrChange w:id="32" w:author="Autor">
            <w:rPr/>
          </w:rPrChange>
        </w:rPr>
        <w:instrText xml:space="preserve"> HYPERLINK "https://ontrack.intranet.eon-is.com/jira/browse/EDG-P0007252-290" </w:instrText>
      </w:r>
      <w:r w:rsidR="00CB0E2B">
        <w:fldChar w:fldCharType="separate"/>
      </w:r>
      <w:proofErr w:type="spellStart"/>
      <w:r w:rsidR="00824F8A" w:rsidRPr="0083242D">
        <w:rPr>
          <w:rStyle w:val="Hyperlink"/>
          <w:rFonts w:cstheme="minorBidi"/>
          <w:lang w:val="en-US"/>
        </w:rPr>
        <w:t>onTrack</w:t>
      </w:r>
      <w:proofErr w:type="spellEnd"/>
      <w:r w:rsidR="00824F8A" w:rsidRPr="0083242D">
        <w:rPr>
          <w:rStyle w:val="Hyperlink"/>
          <w:rFonts w:cstheme="minorBidi"/>
          <w:lang w:val="en-US"/>
        </w:rPr>
        <w:t xml:space="preserve"> ticket </w:t>
      </w:r>
      <w:r w:rsidR="0083242D" w:rsidRPr="0083242D">
        <w:rPr>
          <w:rStyle w:val="Hyperlink"/>
          <w:rFonts w:cstheme="minorBidi"/>
          <w:lang w:val="en-US"/>
        </w:rPr>
        <w:t>290</w:t>
      </w:r>
      <w:r w:rsidR="00CB0E2B">
        <w:rPr>
          <w:rStyle w:val="Hyperlink"/>
          <w:rFonts w:cstheme="minorBidi"/>
          <w:lang w:val="en-US"/>
        </w:rPr>
        <w:fldChar w:fldCharType="end"/>
      </w:r>
      <w:r w:rsidR="0083242D">
        <w:rPr>
          <w:lang w:val="en-US"/>
        </w:rPr>
        <w:t>).</w:t>
      </w:r>
      <w:r w:rsidR="00663EBE">
        <w:rPr>
          <w:lang w:val="en-US"/>
        </w:rPr>
        <w:br/>
      </w:r>
    </w:p>
    <w:p w14:paraId="5AE457C0" w14:textId="77777777" w:rsidR="00DA62AF" w:rsidRPr="00F77C70" w:rsidRDefault="00DA62AF" w:rsidP="002D0313">
      <w:pPr>
        <w:pStyle w:val="berschrift3"/>
        <w:tabs>
          <w:tab w:val="clear" w:pos="3272"/>
        </w:tabs>
        <w:ind w:left="709" w:hanging="709"/>
        <w:rPr>
          <w:lang w:val="en-US"/>
        </w:rPr>
      </w:pPr>
      <w:bookmarkStart w:id="33" w:name="_Toc445120105"/>
      <w:r w:rsidRPr="00F77C70">
        <w:rPr>
          <w:lang w:val="en-US"/>
        </w:rPr>
        <w:t>API Versioning</w:t>
      </w:r>
      <w:bookmarkEnd w:id="33"/>
    </w:p>
    <w:p w14:paraId="05075A4A" w14:textId="03876963" w:rsidR="00DA62AF" w:rsidRPr="00F77C70" w:rsidRDefault="00DA62AF" w:rsidP="00DA62AF">
      <w:pPr>
        <w:rPr>
          <w:lang w:val="en-US"/>
        </w:rPr>
      </w:pPr>
      <w:r w:rsidRPr="00F77C70">
        <w:rPr>
          <w:lang w:val="en-US"/>
        </w:rPr>
        <w:t xml:space="preserve">Each API has its own version number. A version number has </w:t>
      </w:r>
      <w:r w:rsidR="00C70975" w:rsidRPr="00F77C70">
        <w:rPr>
          <w:lang w:val="en-US"/>
        </w:rPr>
        <w:t xml:space="preserve">two </w:t>
      </w:r>
      <w:r w:rsidRPr="00F77C70">
        <w:rPr>
          <w:lang w:val="en-US"/>
        </w:rPr>
        <w:t xml:space="preserve">digits. It’s possible, but not recommended, that an API exists in different versions at the same time. </w:t>
      </w:r>
    </w:p>
    <w:p w14:paraId="4BBA523D" w14:textId="32BCF715" w:rsidR="007F3258" w:rsidRPr="00F77C70" w:rsidRDefault="00DA62AF" w:rsidP="007F3258">
      <w:pPr>
        <w:rPr>
          <w:lang w:val="en-US"/>
        </w:rPr>
      </w:pPr>
      <w:r w:rsidRPr="00F77C70">
        <w:rPr>
          <w:lang w:val="en-US"/>
        </w:rPr>
        <w:t>The URL scheme looks like this:</w:t>
      </w:r>
    </w:p>
    <w:p w14:paraId="7EC5002E" w14:textId="45F1D197" w:rsidR="00DA62AF" w:rsidRPr="00F77C70" w:rsidRDefault="00DA62AF" w:rsidP="00057D6C">
      <w:pPr>
        <w:rPr>
          <w:lang w:val="en-US"/>
        </w:rPr>
      </w:pPr>
      <w:r w:rsidRPr="00F77C70">
        <w:rPr>
          <w:lang w:val="en-US"/>
        </w:rPr>
        <w:t>&lt;stage&gt;api.eon.de/</w:t>
      </w:r>
      <w:r w:rsidR="007F3258" w:rsidRPr="00F77C70">
        <w:rPr>
          <w:lang w:val="en-US"/>
        </w:rPr>
        <w:t>sales/</w:t>
      </w:r>
      <w:r w:rsidRPr="00F77C70">
        <w:rPr>
          <w:lang w:val="en-US"/>
        </w:rPr>
        <w:t>&lt;</w:t>
      </w:r>
      <w:proofErr w:type="spellStart"/>
      <w:r w:rsidRPr="00F77C70">
        <w:rPr>
          <w:lang w:val="en-US"/>
        </w:rPr>
        <w:t>api</w:t>
      </w:r>
      <w:proofErr w:type="spellEnd"/>
      <w:r w:rsidRPr="00F77C70">
        <w:rPr>
          <w:lang w:val="en-US"/>
        </w:rPr>
        <w:t>-name&gt;/&lt;version&gt;</w:t>
      </w:r>
    </w:p>
    <w:p w14:paraId="68DF559D" w14:textId="0F9383CF" w:rsidR="00DA62AF" w:rsidRPr="00F77C70" w:rsidRDefault="00DA62AF" w:rsidP="00CC450C">
      <w:pPr>
        <w:rPr>
          <w:lang w:val="en-US"/>
        </w:rPr>
      </w:pPr>
      <w:r w:rsidRPr="00F77C70">
        <w:rPr>
          <w:lang w:val="en-US"/>
        </w:rPr>
        <w:t>Example of a productive request to the /streets service:</w:t>
      </w:r>
      <w:r w:rsidR="00D7270A" w:rsidRPr="00F77C70">
        <w:rPr>
          <w:lang w:val="en-US"/>
        </w:rPr>
        <w:t xml:space="preserve"> </w:t>
      </w:r>
      <w:r w:rsidR="00CC450C" w:rsidRPr="00F77C70">
        <w:rPr>
          <w:lang w:val="en-US"/>
        </w:rPr>
        <w:br/>
      </w:r>
      <w:r w:rsidRPr="00F77C70">
        <w:rPr>
          <w:lang w:val="en-US"/>
        </w:rPr>
        <w:t>GET https://api.eon.de/</w:t>
      </w:r>
      <w:r w:rsidR="007F3258" w:rsidRPr="00F77C70">
        <w:rPr>
          <w:lang w:val="en-US"/>
        </w:rPr>
        <w:t>sales/</w:t>
      </w:r>
      <w:r w:rsidRPr="00F77C70">
        <w:rPr>
          <w:lang w:val="en-US"/>
        </w:rPr>
        <w:t>streets/1.0</w:t>
      </w:r>
      <w:r w:rsidR="0027154D">
        <w:rPr>
          <w:lang w:val="en-US"/>
        </w:rPr>
        <w:t>?</w:t>
      </w:r>
      <w:r w:rsidRPr="00F77C70">
        <w:rPr>
          <w:lang w:val="en-US"/>
        </w:rPr>
        <w:t>clientId</w:t>
      </w:r>
      <w:r w:rsidR="0027154D">
        <w:rPr>
          <w:lang w:val="en-US"/>
        </w:rPr>
        <w:t>=</w:t>
      </w:r>
      <w:r w:rsidRPr="00F77C70">
        <w:rPr>
          <w:lang w:val="en-US"/>
        </w:rPr>
        <w:t>eonde</w:t>
      </w:r>
      <w:r w:rsidR="0027154D">
        <w:rPr>
          <w:lang w:val="en-US"/>
        </w:rPr>
        <w:t>&amp;</w:t>
      </w:r>
      <w:r w:rsidRPr="00F77C70">
        <w:rPr>
          <w:lang w:val="en-US"/>
        </w:rPr>
        <w:t>zipCode</w:t>
      </w:r>
      <w:r w:rsidR="0027154D">
        <w:rPr>
          <w:lang w:val="en-US"/>
        </w:rPr>
        <w:t>=</w:t>
      </w:r>
      <w:r w:rsidRPr="00F77C70">
        <w:rPr>
          <w:rFonts w:ascii="Polo" w:hAnsi="Polo"/>
          <w:lang w:val="en-US"/>
        </w:rPr>
        <w:t>80335</w:t>
      </w:r>
      <w:r w:rsidR="0027154D">
        <w:rPr>
          <w:lang w:val="en-US"/>
        </w:rPr>
        <w:t>&amp;</w:t>
      </w:r>
      <w:r w:rsidRPr="00F77C70">
        <w:rPr>
          <w:lang w:val="en-US"/>
        </w:rPr>
        <w:t>streetName</w:t>
      </w:r>
      <w:r w:rsidR="0027154D">
        <w:rPr>
          <w:lang w:val="en-US"/>
        </w:rPr>
        <w:t>=</w:t>
      </w:r>
      <w:r w:rsidRPr="00F77C70">
        <w:rPr>
          <w:lang w:val="en-US"/>
        </w:rPr>
        <w:t>a</w:t>
      </w:r>
    </w:p>
    <w:p w14:paraId="7A566302" w14:textId="16947D1D" w:rsidR="000F0564" w:rsidRPr="00F77C70" w:rsidRDefault="000F0564" w:rsidP="002D0313">
      <w:pPr>
        <w:pStyle w:val="berschrift3"/>
        <w:tabs>
          <w:tab w:val="clear" w:pos="3272"/>
        </w:tabs>
        <w:ind w:left="709" w:hanging="709"/>
        <w:rPr>
          <w:lang w:val="en-US"/>
        </w:rPr>
      </w:pPr>
      <w:bookmarkStart w:id="34" w:name="_Toc445120106"/>
      <w:r w:rsidRPr="00F77C70">
        <w:rPr>
          <w:lang w:val="en-US"/>
        </w:rPr>
        <w:t>Parameters</w:t>
      </w:r>
      <w:bookmarkEnd w:id="34"/>
    </w:p>
    <w:tbl>
      <w:tblPr>
        <w:tblStyle w:val="Tabellenraster"/>
        <w:tblW w:w="0" w:type="auto"/>
        <w:tblLook w:val="04A0" w:firstRow="1" w:lastRow="0" w:firstColumn="1" w:lastColumn="0" w:noHBand="0" w:noVBand="1"/>
      </w:tblPr>
      <w:tblGrid>
        <w:gridCol w:w="1177"/>
        <w:gridCol w:w="961"/>
        <w:gridCol w:w="3534"/>
        <w:gridCol w:w="1545"/>
        <w:gridCol w:w="1031"/>
        <w:gridCol w:w="1038"/>
      </w:tblGrid>
      <w:tr w:rsidR="0054249A" w:rsidRPr="00F77C70" w14:paraId="3882239B" w14:textId="77777777" w:rsidTr="004C1BD1">
        <w:tc>
          <w:tcPr>
            <w:tcW w:w="0" w:type="auto"/>
            <w:shd w:val="clear" w:color="auto" w:fill="D9D9D9" w:themeFill="background1" w:themeFillShade="D9"/>
          </w:tcPr>
          <w:p w14:paraId="59907409" w14:textId="77777777" w:rsidR="000F0564" w:rsidRPr="00F77C70" w:rsidRDefault="000F0564" w:rsidP="004C1BD1">
            <w:pPr>
              <w:spacing w:after="0"/>
              <w:rPr>
                <w:rFonts w:ascii="Polo" w:hAnsi="Polo"/>
                <w:b/>
                <w:lang w:val="en-US"/>
              </w:rPr>
            </w:pPr>
            <w:r w:rsidRPr="00F77C70">
              <w:rPr>
                <w:rFonts w:ascii="Polo" w:hAnsi="Polo"/>
                <w:b/>
                <w:lang w:val="en-US"/>
              </w:rPr>
              <w:t>Parameter</w:t>
            </w:r>
          </w:p>
        </w:tc>
        <w:tc>
          <w:tcPr>
            <w:tcW w:w="0" w:type="auto"/>
            <w:shd w:val="clear" w:color="auto" w:fill="D9D9D9" w:themeFill="background1" w:themeFillShade="D9"/>
          </w:tcPr>
          <w:p w14:paraId="15C06772" w14:textId="77777777" w:rsidR="000F0564" w:rsidRPr="00F77C70" w:rsidRDefault="000F0564" w:rsidP="004C1BD1">
            <w:pPr>
              <w:spacing w:after="0"/>
              <w:rPr>
                <w:rFonts w:ascii="Polo" w:hAnsi="Polo"/>
                <w:b/>
                <w:lang w:val="en-US"/>
              </w:rPr>
            </w:pPr>
            <w:r w:rsidRPr="00F77C70">
              <w:rPr>
                <w:rFonts w:ascii="Polo" w:hAnsi="Polo"/>
                <w:b/>
                <w:lang w:val="en-US"/>
              </w:rPr>
              <w:t>Value(s)</w:t>
            </w:r>
          </w:p>
        </w:tc>
        <w:tc>
          <w:tcPr>
            <w:tcW w:w="0" w:type="auto"/>
            <w:shd w:val="clear" w:color="auto" w:fill="D9D9D9" w:themeFill="background1" w:themeFillShade="D9"/>
          </w:tcPr>
          <w:p w14:paraId="114D42A7" w14:textId="77777777" w:rsidR="000F0564" w:rsidRPr="00F77C70" w:rsidDel="00F71FC4" w:rsidRDefault="000F0564" w:rsidP="004C1BD1">
            <w:pPr>
              <w:spacing w:after="0"/>
              <w:rPr>
                <w:rFonts w:ascii="Polo" w:hAnsi="Polo"/>
                <w:b/>
                <w:lang w:val="en-US"/>
              </w:rPr>
            </w:pPr>
            <w:r w:rsidRPr="00F77C70">
              <w:rPr>
                <w:rFonts w:ascii="Polo" w:hAnsi="Polo"/>
                <w:b/>
                <w:lang w:val="en-US"/>
              </w:rPr>
              <w:t>Description</w:t>
            </w:r>
          </w:p>
        </w:tc>
        <w:tc>
          <w:tcPr>
            <w:tcW w:w="0" w:type="auto"/>
            <w:shd w:val="clear" w:color="auto" w:fill="D9D9D9" w:themeFill="background1" w:themeFillShade="D9"/>
          </w:tcPr>
          <w:p w14:paraId="5C02CA05" w14:textId="77777777" w:rsidR="000F0564" w:rsidRPr="00F77C70" w:rsidRDefault="000F0564" w:rsidP="004C1BD1">
            <w:pPr>
              <w:spacing w:after="0"/>
              <w:rPr>
                <w:rFonts w:ascii="Polo" w:hAnsi="Polo"/>
                <w:b/>
                <w:lang w:val="en-US"/>
              </w:rPr>
            </w:pPr>
            <w:r w:rsidRPr="00F77C70">
              <w:rPr>
                <w:rFonts w:ascii="Polo" w:hAnsi="Polo"/>
                <w:b/>
                <w:lang w:val="en-US"/>
              </w:rPr>
              <w:t>Parameter type</w:t>
            </w:r>
          </w:p>
        </w:tc>
        <w:tc>
          <w:tcPr>
            <w:tcW w:w="0" w:type="auto"/>
            <w:shd w:val="clear" w:color="auto" w:fill="D9D9D9" w:themeFill="background1" w:themeFillShade="D9"/>
          </w:tcPr>
          <w:p w14:paraId="720D1B59" w14:textId="77777777" w:rsidR="000F0564" w:rsidRPr="00F77C70" w:rsidRDefault="000F0564" w:rsidP="004C1BD1">
            <w:pPr>
              <w:spacing w:after="0"/>
              <w:rPr>
                <w:rFonts w:ascii="Polo" w:hAnsi="Polo"/>
                <w:b/>
                <w:lang w:val="en-US"/>
              </w:rPr>
            </w:pPr>
            <w:r w:rsidRPr="00F77C70">
              <w:rPr>
                <w:rFonts w:ascii="Polo" w:hAnsi="Polo"/>
                <w:b/>
                <w:lang w:val="en-US"/>
              </w:rPr>
              <w:t>Data type</w:t>
            </w:r>
          </w:p>
        </w:tc>
        <w:tc>
          <w:tcPr>
            <w:tcW w:w="0" w:type="auto"/>
            <w:shd w:val="clear" w:color="auto" w:fill="D9D9D9" w:themeFill="background1" w:themeFillShade="D9"/>
          </w:tcPr>
          <w:p w14:paraId="7BDF16FF" w14:textId="77777777" w:rsidR="000F0564" w:rsidRPr="00F77C70" w:rsidRDefault="000F0564" w:rsidP="004C1BD1">
            <w:pPr>
              <w:spacing w:after="0"/>
              <w:rPr>
                <w:rFonts w:ascii="Polo" w:hAnsi="Polo"/>
                <w:b/>
                <w:lang w:val="en-US"/>
              </w:rPr>
            </w:pPr>
            <w:r w:rsidRPr="00F77C70">
              <w:rPr>
                <w:rFonts w:ascii="Polo" w:hAnsi="Polo"/>
                <w:b/>
                <w:lang w:val="en-US"/>
              </w:rPr>
              <w:t>Required</w:t>
            </w:r>
          </w:p>
        </w:tc>
      </w:tr>
      <w:tr w:rsidR="0054249A" w:rsidRPr="00F77C70" w14:paraId="106C3FE3" w14:textId="77777777" w:rsidTr="004C1BD1">
        <w:tc>
          <w:tcPr>
            <w:tcW w:w="0" w:type="auto"/>
            <w:tcBorders>
              <w:bottom w:val="single" w:sz="4" w:space="0" w:color="auto"/>
            </w:tcBorders>
          </w:tcPr>
          <w:p w14:paraId="739CCB98" w14:textId="77777777" w:rsidR="000F0564" w:rsidRPr="00F77C70" w:rsidRDefault="000F0564" w:rsidP="004C1BD1">
            <w:pPr>
              <w:spacing w:after="0"/>
              <w:rPr>
                <w:rFonts w:ascii="Polo" w:hAnsi="Polo"/>
                <w:lang w:val="en-US"/>
              </w:rPr>
            </w:pPr>
            <w:proofErr w:type="spellStart"/>
            <w:r w:rsidRPr="00F77C70">
              <w:rPr>
                <w:rFonts w:ascii="Polo" w:hAnsi="Polo"/>
                <w:lang w:val="en-US"/>
              </w:rPr>
              <w:t>clientId</w:t>
            </w:r>
            <w:proofErr w:type="spellEnd"/>
          </w:p>
        </w:tc>
        <w:tc>
          <w:tcPr>
            <w:tcW w:w="0" w:type="auto"/>
            <w:tcBorders>
              <w:bottom w:val="single" w:sz="4" w:space="0" w:color="auto"/>
            </w:tcBorders>
          </w:tcPr>
          <w:p w14:paraId="613B81B3" w14:textId="77777777" w:rsidR="000F0564" w:rsidRPr="00F77C70" w:rsidRDefault="000F0564" w:rsidP="004C1BD1">
            <w:pPr>
              <w:spacing w:after="0"/>
              <w:rPr>
                <w:rFonts w:ascii="Polo" w:hAnsi="Polo"/>
                <w:lang w:val="en-US"/>
              </w:rPr>
            </w:pPr>
            <w:proofErr w:type="spellStart"/>
            <w:r w:rsidRPr="00F77C70">
              <w:rPr>
                <w:rFonts w:ascii="Polo" w:hAnsi="Polo"/>
                <w:lang w:val="en-US"/>
              </w:rPr>
              <w:t>eonde</w:t>
            </w:r>
            <w:proofErr w:type="spellEnd"/>
          </w:p>
        </w:tc>
        <w:tc>
          <w:tcPr>
            <w:tcW w:w="0" w:type="auto"/>
            <w:tcBorders>
              <w:bottom w:val="single" w:sz="4" w:space="0" w:color="auto"/>
            </w:tcBorders>
          </w:tcPr>
          <w:p w14:paraId="42EB970E" w14:textId="77777777" w:rsidR="000F0564" w:rsidRPr="00F77C70" w:rsidRDefault="000F0564" w:rsidP="004C1BD1">
            <w:pPr>
              <w:spacing w:after="0"/>
              <w:rPr>
                <w:rFonts w:ascii="Polo" w:hAnsi="Polo"/>
                <w:lang w:val="en-US"/>
              </w:rPr>
            </w:pPr>
            <w:r w:rsidRPr="00F77C70">
              <w:rPr>
                <w:rFonts w:ascii="Polo" w:hAnsi="Polo"/>
                <w:lang w:val="en-US"/>
              </w:rPr>
              <w:t>A defined identification string of the client</w:t>
            </w:r>
          </w:p>
        </w:tc>
        <w:tc>
          <w:tcPr>
            <w:tcW w:w="0" w:type="auto"/>
            <w:tcBorders>
              <w:bottom w:val="single" w:sz="4" w:space="0" w:color="auto"/>
            </w:tcBorders>
          </w:tcPr>
          <w:p w14:paraId="630EC48F" w14:textId="77777777" w:rsidR="000F0564" w:rsidRPr="00F77C70" w:rsidRDefault="000F0564" w:rsidP="004C1BD1">
            <w:pPr>
              <w:spacing w:after="0"/>
              <w:rPr>
                <w:rFonts w:ascii="Polo" w:hAnsi="Polo"/>
                <w:lang w:val="en-US"/>
              </w:rPr>
            </w:pPr>
            <w:r w:rsidRPr="00F77C70">
              <w:rPr>
                <w:rFonts w:ascii="Polo" w:hAnsi="Polo"/>
                <w:lang w:val="en-US"/>
              </w:rPr>
              <w:t>Query</w:t>
            </w:r>
          </w:p>
        </w:tc>
        <w:tc>
          <w:tcPr>
            <w:tcW w:w="0" w:type="auto"/>
            <w:tcBorders>
              <w:bottom w:val="single" w:sz="4" w:space="0" w:color="auto"/>
            </w:tcBorders>
          </w:tcPr>
          <w:p w14:paraId="48977EEF" w14:textId="77777777" w:rsidR="000F0564" w:rsidRPr="00F77C70" w:rsidRDefault="000F0564" w:rsidP="004C1BD1">
            <w:pPr>
              <w:spacing w:after="0"/>
              <w:rPr>
                <w:rFonts w:ascii="Polo" w:hAnsi="Polo"/>
                <w:lang w:val="en-US"/>
              </w:rPr>
            </w:pPr>
            <w:r w:rsidRPr="00F77C70">
              <w:rPr>
                <w:rFonts w:ascii="Polo" w:hAnsi="Polo"/>
                <w:lang w:val="en-US"/>
              </w:rPr>
              <w:t>string</w:t>
            </w:r>
          </w:p>
        </w:tc>
        <w:tc>
          <w:tcPr>
            <w:tcW w:w="0" w:type="auto"/>
            <w:tcBorders>
              <w:bottom w:val="single" w:sz="4" w:space="0" w:color="auto"/>
            </w:tcBorders>
          </w:tcPr>
          <w:p w14:paraId="76ED809F" w14:textId="77777777" w:rsidR="000F0564" w:rsidRPr="00F77C70" w:rsidRDefault="000F0564" w:rsidP="004C1BD1">
            <w:pPr>
              <w:spacing w:after="0"/>
              <w:rPr>
                <w:rFonts w:ascii="Polo" w:hAnsi="Polo"/>
                <w:lang w:val="en-US"/>
              </w:rPr>
            </w:pPr>
            <w:r w:rsidRPr="00F77C70">
              <w:rPr>
                <w:rFonts w:ascii="Polo" w:hAnsi="Polo"/>
                <w:lang w:val="en-US"/>
              </w:rPr>
              <w:t>X</w:t>
            </w:r>
          </w:p>
        </w:tc>
      </w:tr>
    </w:tbl>
    <w:p w14:paraId="3D26ACF2" w14:textId="0447F9D1" w:rsidR="00ED7D86" w:rsidRPr="00F77C70" w:rsidRDefault="00177988" w:rsidP="002D0313">
      <w:pPr>
        <w:pStyle w:val="berschrift3"/>
        <w:tabs>
          <w:tab w:val="clear" w:pos="3272"/>
        </w:tabs>
        <w:ind w:left="709" w:hanging="709"/>
        <w:rPr>
          <w:lang w:val="en-US"/>
        </w:rPr>
      </w:pPr>
      <w:bookmarkStart w:id="35" w:name="_Toc445120107"/>
      <w:r w:rsidRPr="00F77C70">
        <w:rPr>
          <w:lang w:val="en-US"/>
        </w:rPr>
        <w:t>Example request</w:t>
      </w:r>
      <w:bookmarkEnd w:id="35"/>
    </w:p>
    <w:p w14:paraId="3F216B76" w14:textId="09EAC9BC" w:rsidR="00ED7D86" w:rsidRPr="00F77C70" w:rsidRDefault="00ED7D86" w:rsidP="00D223A1">
      <w:pPr>
        <w:rPr>
          <w:lang w:val="en-US"/>
        </w:rPr>
      </w:pPr>
      <w:r w:rsidRPr="00F77C70">
        <w:rPr>
          <w:lang w:val="en-US"/>
        </w:rPr>
        <w:t xml:space="preserve">The example requests </w:t>
      </w:r>
      <w:r w:rsidR="00C84897" w:rsidRPr="00F77C70">
        <w:rPr>
          <w:lang w:val="en-US"/>
        </w:rPr>
        <w:t xml:space="preserve">do </w:t>
      </w:r>
      <w:r w:rsidRPr="00F77C70">
        <w:rPr>
          <w:lang w:val="en-US"/>
        </w:rPr>
        <w:t>not include the parameters above since they are required for all service calls.</w:t>
      </w:r>
    </w:p>
    <w:p w14:paraId="48E2DF7B" w14:textId="77777777" w:rsidR="00D31FDC" w:rsidRPr="00F77C70" w:rsidRDefault="00D31FDC" w:rsidP="002D0313">
      <w:pPr>
        <w:pStyle w:val="berschrift3"/>
        <w:tabs>
          <w:tab w:val="clear" w:pos="3272"/>
        </w:tabs>
        <w:ind w:left="709" w:hanging="709"/>
        <w:rPr>
          <w:lang w:val="en-US"/>
        </w:rPr>
      </w:pPr>
      <w:bookmarkStart w:id="36" w:name="_Toc445120108"/>
      <w:r w:rsidRPr="00F77C70">
        <w:rPr>
          <w:lang w:val="en-US"/>
        </w:rPr>
        <w:lastRenderedPageBreak/>
        <w:t>Responses</w:t>
      </w:r>
      <w:bookmarkEnd w:id="36"/>
    </w:p>
    <w:tbl>
      <w:tblPr>
        <w:tblStyle w:val="MittlereSchattierung1-Akzent2"/>
        <w:tblW w:w="0" w:type="auto"/>
        <w:tblLook w:val="04A0" w:firstRow="1" w:lastRow="0" w:firstColumn="1" w:lastColumn="0" w:noHBand="0" w:noVBand="1"/>
      </w:tblPr>
      <w:tblGrid>
        <w:gridCol w:w="1384"/>
        <w:gridCol w:w="1843"/>
        <w:gridCol w:w="6059"/>
      </w:tblGrid>
      <w:tr w:rsidR="00D31FDC" w:rsidRPr="00F77C70" w14:paraId="4739FF75" w14:textId="77777777" w:rsidTr="003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CA2563A" w14:textId="77777777" w:rsidR="00D31FDC" w:rsidRPr="00F77C70" w:rsidRDefault="00D31FDC" w:rsidP="004C1BD1">
            <w:pPr>
              <w:rPr>
                <w:lang w:val="en-US"/>
              </w:rPr>
            </w:pPr>
            <w:r w:rsidRPr="00F77C70">
              <w:rPr>
                <w:lang w:val="en-US"/>
              </w:rPr>
              <w:t>Status code</w:t>
            </w:r>
          </w:p>
        </w:tc>
        <w:tc>
          <w:tcPr>
            <w:tcW w:w="1843" w:type="dxa"/>
          </w:tcPr>
          <w:p w14:paraId="6AD2ABAF" w14:textId="77777777" w:rsidR="00D31FDC" w:rsidRPr="00F77C70" w:rsidRDefault="00D31FDC" w:rsidP="004C1BD1">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059" w:type="dxa"/>
          </w:tcPr>
          <w:p w14:paraId="2F1156C1" w14:textId="77777777" w:rsidR="00D31FDC" w:rsidRPr="00F77C70" w:rsidRDefault="00D31FDC" w:rsidP="004C1BD1">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D31FDC" w:rsidRPr="00F77C70" w14:paraId="69163AC2" w14:textId="77777777" w:rsidTr="003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70A0113" w14:textId="77777777" w:rsidR="00D31FDC" w:rsidRPr="00F77C70" w:rsidRDefault="00D31FDC" w:rsidP="004C1BD1">
            <w:pPr>
              <w:rPr>
                <w:lang w:val="en-US"/>
              </w:rPr>
            </w:pPr>
            <w:r w:rsidRPr="00F77C70">
              <w:rPr>
                <w:lang w:val="en-US"/>
              </w:rPr>
              <w:t>200</w:t>
            </w:r>
          </w:p>
        </w:tc>
        <w:tc>
          <w:tcPr>
            <w:tcW w:w="1843" w:type="dxa"/>
          </w:tcPr>
          <w:p w14:paraId="75D7FA02" w14:textId="77777777" w:rsidR="00D31FDC" w:rsidRPr="00F77C70" w:rsidRDefault="00D31FDC" w:rsidP="004C1BD1">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059" w:type="dxa"/>
          </w:tcPr>
          <w:p w14:paraId="799F2332" w14:textId="0A0571AE" w:rsidR="00D31FDC" w:rsidRPr="00F77C70" w:rsidRDefault="00F37110" w:rsidP="004C1BD1">
            <w:pPr>
              <w:cnfStyle w:val="000000100000" w:firstRow="0" w:lastRow="0" w:firstColumn="0" w:lastColumn="0" w:oddVBand="0" w:evenVBand="0" w:oddHBand="1" w:evenHBand="0" w:firstRowFirstColumn="0" w:firstRowLastColumn="0" w:lastRowFirstColumn="0" w:lastRowLastColumn="0"/>
              <w:rPr>
                <w:rFonts w:ascii="Polo" w:hAnsi="Polo"/>
                <w:color w:val="0000FF"/>
                <w:u w:val="single"/>
                <w:lang w:val="en-US"/>
              </w:rPr>
            </w:pPr>
            <w:r w:rsidRPr="00F77C70">
              <w:rPr>
                <w:lang w:val="en-US"/>
              </w:rPr>
              <w:t>See each service separately</w:t>
            </w:r>
          </w:p>
        </w:tc>
      </w:tr>
      <w:tr w:rsidR="00D31FDC" w:rsidRPr="00F77C70" w14:paraId="66379535" w14:textId="77777777" w:rsidTr="003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D91F96" w14:textId="77777777" w:rsidR="00D31FDC" w:rsidRPr="00F77C70" w:rsidRDefault="00D31FDC" w:rsidP="004C1BD1">
            <w:pPr>
              <w:rPr>
                <w:lang w:val="en-US"/>
              </w:rPr>
            </w:pPr>
            <w:r w:rsidRPr="00F77C70">
              <w:rPr>
                <w:lang w:val="en-US"/>
              </w:rPr>
              <w:t>400</w:t>
            </w:r>
          </w:p>
        </w:tc>
        <w:tc>
          <w:tcPr>
            <w:tcW w:w="1843" w:type="dxa"/>
          </w:tcPr>
          <w:p w14:paraId="689D81AD" w14:textId="77777777" w:rsidR="00D31FDC" w:rsidRPr="00F77C70" w:rsidRDefault="00D31FDC" w:rsidP="004C1BD1">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Bad request</w:t>
            </w:r>
          </w:p>
        </w:tc>
        <w:tc>
          <w:tcPr>
            <w:tcW w:w="6059" w:type="dxa"/>
          </w:tcPr>
          <w:p w14:paraId="7D84AEEC" w14:textId="00DBEBA6" w:rsidR="00D31FDC" w:rsidRPr="00F77C70" w:rsidRDefault="00D31FDC" w:rsidP="00743A14">
            <w:pPr>
              <w:pStyle w:val="Beschriftung"/>
              <w:cnfStyle w:val="000000010000" w:firstRow="0" w:lastRow="0" w:firstColumn="0" w:lastColumn="0" w:oddVBand="0" w:evenVBand="0" w:oddHBand="0" w:evenHBand="1"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type</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code</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ERR_PARAMETER_MISSING</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error-message</w:t>
            </w:r>
            <w:r w:rsidR="006B3B79"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 },</w:t>
            </w:r>
            <w:r w:rsidRPr="00F77C70">
              <w:rPr>
                <w:b w:val="0"/>
                <w:color w:val="000000" w:themeColor="text1"/>
                <w:sz w:val="22"/>
                <w:szCs w:val="22"/>
                <w:lang w:val="en-US"/>
              </w:rPr>
              <w:b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filename</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code</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ERR_ PARAMETER _MISSING</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error-message</w:t>
            </w:r>
            <w:r w:rsidR="006B3B79"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 }</w:t>
            </w:r>
            <w:r w:rsidRPr="00F77C70">
              <w:rPr>
                <w:b w:val="0"/>
                <w:color w:val="000000" w:themeColor="text1"/>
                <w:sz w:val="22"/>
                <w:szCs w:val="22"/>
                <w:lang w:val="en-US"/>
              </w:rPr>
              <w:br/>
              <w:t>]</w:t>
            </w:r>
          </w:p>
        </w:tc>
      </w:tr>
      <w:tr w:rsidR="00D31FDC" w:rsidRPr="00F77C70" w14:paraId="56E7F2E9" w14:textId="77777777" w:rsidTr="003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D640DA8" w14:textId="77777777" w:rsidR="00D31FDC" w:rsidRPr="00F77C70" w:rsidRDefault="00D31FDC" w:rsidP="004C1BD1">
            <w:pPr>
              <w:rPr>
                <w:lang w:val="en-US"/>
              </w:rPr>
            </w:pPr>
            <w:r w:rsidRPr="00F77C70">
              <w:rPr>
                <w:lang w:val="en-US"/>
              </w:rPr>
              <w:t>404</w:t>
            </w:r>
          </w:p>
        </w:tc>
        <w:tc>
          <w:tcPr>
            <w:tcW w:w="1843" w:type="dxa"/>
          </w:tcPr>
          <w:p w14:paraId="026CEC75" w14:textId="77777777" w:rsidR="00D31FDC" w:rsidRPr="00F77C70" w:rsidRDefault="00D31FDC" w:rsidP="004C1BD1">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Not found</w:t>
            </w:r>
          </w:p>
        </w:tc>
        <w:tc>
          <w:tcPr>
            <w:tcW w:w="6059" w:type="dxa"/>
          </w:tcPr>
          <w:p w14:paraId="27B7F2BD" w14:textId="5F78CE98" w:rsidR="00D31FDC" w:rsidRPr="00F77C70" w:rsidRDefault="00F37110" w:rsidP="004C1BD1">
            <w:pPr>
              <w:pStyle w:val="Beschriftung"/>
              <w:cnfStyle w:val="000000100000" w:firstRow="0" w:lastRow="0" w:firstColumn="0" w:lastColumn="0" w:oddVBand="0" w:evenVBand="0" w:oddHBand="1" w:evenHBand="0"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See each service separately</w:t>
            </w:r>
          </w:p>
        </w:tc>
      </w:tr>
      <w:tr w:rsidR="008A27F1" w:rsidRPr="00F77C70" w14:paraId="2AF6E880" w14:textId="77777777" w:rsidTr="003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DCB359" w14:textId="74355FF8" w:rsidR="008A27F1" w:rsidRPr="00F77C70" w:rsidRDefault="008A27F1" w:rsidP="000000C4">
            <w:pPr>
              <w:rPr>
                <w:rFonts w:ascii="Polo" w:hAnsi="Polo"/>
                <w:lang w:val="en-US"/>
              </w:rPr>
            </w:pPr>
            <w:r w:rsidRPr="00F77C70">
              <w:rPr>
                <w:rFonts w:ascii="Polo" w:hAnsi="Polo"/>
                <w:lang w:val="en-US"/>
              </w:rPr>
              <w:t>500</w:t>
            </w:r>
          </w:p>
        </w:tc>
        <w:tc>
          <w:tcPr>
            <w:tcW w:w="1843" w:type="dxa"/>
          </w:tcPr>
          <w:p w14:paraId="09D914DC" w14:textId="54F91485" w:rsidR="008A27F1" w:rsidRPr="00F77C70" w:rsidRDefault="008A27F1" w:rsidP="009612F2">
            <w:pPr>
              <w:spacing w:after="0"/>
              <w:cnfStyle w:val="000000010000" w:firstRow="0" w:lastRow="0" w:firstColumn="0" w:lastColumn="0" w:oddVBand="0" w:evenVBand="0" w:oddHBand="0" w:evenHBand="1" w:firstRowFirstColumn="0" w:firstRowLastColumn="0" w:lastRowFirstColumn="0" w:lastRowLastColumn="0"/>
              <w:rPr>
                <w:rFonts w:ascii="Polo" w:hAnsi="Polo"/>
                <w:lang w:val="en-US"/>
              </w:rPr>
            </w:pPr>
            <w:r w:rsidRPr="00F77C70">
              <w:rPr>
                <w:rFonts w:ascii="Polo" w:hAnsi="Polo"/>
                <w:lang w:val="en-US"/>
              </w:rPr>
              <w:t xml:space="preserve">API-Manager </w:t>
            </w:r>
            <w:r w:rsidR="00176E3A" w:rsidRPr="00F77C70">
              <w:rPr>
                <w:rFonts w:ascii="Polo" w:hAnsi="Polo"/>
                <w:lang w:val="en-US"/>
              </w:rPr>
              <w:t xml:space="preserve">service endpoint is not </w:t>
            </w:r>
            <w:r w:rsidR="009612F2" w:rsidRPr="00F77C70">
              <w:rPr>
                <w:rFonts w:ascii="Polo" w:hAnsi="Polo"/>
                <w:lang w:val="en-US"/>
              </w:rPr>
              <w:t>reachable</w:t>
            </w:r>
          </w:p>
        </w:tc>
        <w:tc>
          <w:tcPr>
            <w:tcW w:w="6059" w:type="dxa"/>
          </w:tcPr>
          <w:p w14:paraId="5D059EE1" w14:textId="22BBEC69" w:rsidR="00176E3A" w:rsidRPr="00691D31" w:rsidRDefault="00176E3A" w:rsidP="00176E3A">
            <w:pPr>
              <w:spacing w:after="0"/>
              <w:cnfStyle w:val="000000010000" w:firstRow="0" w:lastRow="0" w:firstColumn="0" w:lastColumn="0" w:oddVBand="0" w:evenVBand="0" w:oddHBand="0" w:evenHBand="1" w:firstRowFirstColumn="0" w:firstRowLastColumn="0" w:lastRowFirstColumn="0" w:lastRowLastColumn="0"/>
              <w:rPr>
                <w:rFonts w:ascii="Polo" w:hAnsi="Polo"/>
              </w:rPr>
            </w:pPr>
            <w:r w:rsidRPr="00F77C70">
              <w:rPr>
                <w:rFonts w:ascii="Polo" w:hAnsi="Polo"/>
                <w:lang w:val="en-US"/>
              </w:rPr>
              <w:t xml:space="preserve">  </w:t>
            </w:r>
            <w:r w:rsidRPr="00691D31">
              <w:rPr>
                <w:rFonts w:ascii="Polo" w:hAnsi="Polo"/>
              </w:rPr>
              <w:t>&lt;</w:t>
            </w:r>
            <w:proofErr w:type="spellStart"/>
            <w:r w:rsidRPr="00691D31">
              <w:rPr>
                <w:rFonts w:ascii="Polo" w:hAnsi="Polo"/>
              </w:rPr>
              <w:t>am:fault</w:t>
            </w:r>
            <w:proofErr w:type="spellEnd"/>
            <w:r w:rsidRPr="00691D31">
              <w:rPr>
                <w:rFonts w:ascii="Polo" w:hAnsi="Polo"/>
              </w:rPr>
              <w:t xml:space="preserve"> </w:t>
            </w:r>
            <w:proofErr w:type="spellStart"/>
            <w:r w:rsidRPr="00691D31">
              <w:rPr>
                <w:rFonts w:ascii="Polo" w:hAnsi="Polo"/>
              </w:rPr>
              <w:t>xmlns:am</w:t>
            </w:r>
            <w:proofErr w:type="spellEnd"/>
            <w:r w:rsidRPr="00691D31">
              <w:rPr>
                <w:rFonts w:ascii="Polo" w:hAnsi="Polo"/>
              </w:rPr>
              <w:t>=</w:t>
            </w:r>
            <w:r w:rsidR="006B3B79" w:rsidRPr="00691D31">
              <w:rPr>
                <w:rFonts w:ascii="Polo" w:hAnsi="Polo"/>
              </w:rPr>
              <w:t>"</w:t>
            </w:r>
            <w:r w:rsidRPr="00691D31">
              <w:rPr>
                <w:rFonts w:ascii="Polo" w:hAnsi="Polo"/>
              </w:rPr>
              <w:t>http://wso2.org/</w:t>
            </w:r>
            <w:proofErr w:type="spellStart"/>
            <w:r w:rsidRPr="00691D31">
              <w:rPr>
                <w:rFonts w:ascii="Polo" w:hAnsi="Polo"/>
              </w:rPr>
              <w:t>apimanager</w:t>
            </w:r>
            <w:proofErr w:type="spellEnd"/>
            <w:r w:rsidR="006B3B79" w:rsidRPr="00691D31">
              <w:rPr>
                <w:rFonts w:ascii="Polo" w:hAnsi="Polo"/>
              </w:rPr>
              <w:t>"</w:t>
            </w:r>
            <w:r w:rsidRPr="00691D31">
              <w:rPr>
                <w:rFonts w:ascii="Polo" w:hAnsi="Polo"/>
              </w:rPr>
              <w:t>&gt;</w:t>
            </w:r>
          </w:p>
          <w:p w14:paraId="3BAD182C" w14:textId="5DE2EAF7" w:rsidR="00176E3A" w:rsidRPr="00691D31" w:rsidRDefault="00176E3A" w:rsidP="00176E3A">
            <w:pPr>
              <w:spacing w:after="0"/>
              <w:cnfStyle w:val="000000010000" w:firstRow="0" w:lastRow="0" w:firstColumn="0" w:lastColumn="0" w:oddVBand="0" w:evenVBand="0" w:oddHBand="0" w:evenHBand="1" w:firstRowFirstColumn="0" w:firstRowLastColumn="0" w:lastRowFirstColumn="0" w:lastRowLastColumn="0"/>
              <w:rPr>
                <w:rFonts w:ascii="Polo" w:hAnsi="Polo"/>
              </w:rPr>
            </w:pPr>
            <w:r w:rsidRPr="00691D31">
              <w:rPr>
                <w:rFonts w:ascii="Polo" w:hAnsi="Polo"/>
              </w:rPr>
              <w:t xml:space="preserve">  &lt;</w:t>
            </w:r>
            <w:proofErr w:type="spellStart"/>
            <w:r w:rsidRPr="00691D31">
              <w:rPr>
                <w:rFonts w:ascii="Polo" w:hAnsi="Polo"/>
              </w:rPr>
              <w:t>am:code</w:t>
            </w:r>
            <w:proofErr w:type="spellEnd"/>
            <w:r w:rsidRPr="00691D31">
              <w:rPr>
                <w:rFonts w:ascii="Polo" w:hAnsi="Polo"/>
              </w:rPr>
              <w:t>&gt;101503&lt;/</w:t>
            </w:r>
            <w:proofErr w:type="spellStart"/>
            <w:r w:rsidRPr="00691D31">
              <w:rPr>
                <w:rFonts w:ascii="Polo" w:hAnsi="Polo"/>
              </w:rPr>
              <w:t>am:code</w:t>
            </w:r>
            <w:proofErr w:type="spellEnd"/>
            <w:r w:rsidRPr="00691D31">
              <w:rPr>
                <w:rFonts w:ascii="Polo" w:hAnsi="Polo"/>
              </w:rPr>
              <w:t>&gt;</w:t>
            </w:r>
          </w:p>
          <w:p w14:paraId="7A85222D" w14:textId="655CEE41" w:rsidR="00176E3A" w:rsidRPr="00691D31" w:rsidRDefault="00176E3A" w:rsidP="00176E3A">
            <w:pPr>
              <w:spacing w:after="0"/>
              <w:cnfStyle w:val="000000010000" w:firstRow="0" w:lastRow="0" w:firstColumn="0" w:lastColumn="0" w:oddVBand="0" w:evenVBand="0" w:oddHBand="0" w:evenHBand="1" w:firstRowFirstColumn="0" w:firstRowLastColumn="0" w:lastRowFirstColumn="0" w:lastRowLastColumn="0"/>
              <w:rPr>
                <w:rFonts w:ascii="Polo" w:hAnsi="Polo"/>
              </w:rPr>
            </w:pPr>
            <w:r w:rsidRPr="00691D31">
              <w:rPr>
                <w:rFonts w:ascii="Polo" w:hAnsi="Polo"/>
              </w:rPr>
              <w:t xml:space="preserve">  &lt;</w:t>
            </w:r>
            <w:proofErr w:type="spellStart"/>
            <w:r w:rsidRPr="00691D31">
              <w:rPr>
                <w:rFonts w:ascii="Polo" w:hAnsi="Polo"/>
              </w:rPr>
              <w:t>am:type</w:t>
            </w:r>
            <w:proofErr w:type="spellEnd"/>
            <w:r w:rsidRPr="00691D31">
              <w:rPr>
                <w:rFonts w:ascii="Polo" w:hAnsi="Polo"/>
              </w:rPr>
              <w:t xml:space="preserve">&gt;Status </w:t>
            </w:r>
            <w:proofErr w:type="spellStart"/>
            <w:r w:rsidRPr="00691D31">
              <w:rPr>
                <w:rFonts w:ascii="Polo" w:hAnsi="Polo"/>
              </w:rPr>
              <w:t>report</w:t>
            </w:r>
            <w:proofErr w:type="spellEnd"/>
            <w:r w:rsidRPr="00691D31">
              <w:rPr>
                <w:rFonts w:ascii="Polo" w:hAnsi="Polo"/>
              </w:rPr>
              <w:t>&lt;/</w:t>
            </w:r>
            <w:proofErr w:type="spellStart"/>
            <w:r w:rsidRPr="00691D31">
              <w:rPr>
                <w:rFonts w:ascii="Polo" w:hAnsi="Polo"/>
              </w:rPr>
              <w:t>am:type</w:t>
            </w:r>
            <w:proofErr w:type="spellEnd"/>
            <w:r w:rsidRPr="00691D31">
              <w:rPr>
                <w:rFonts w:ascii="Polo" w:hAnsi="Polo"/>
              </w:rPr>
              <w:t>&gt;</w:t>
            </w:r>
          </w:p>
          <w:p w14:paraId="607D2284" w14:textId="392D1C5D" w:rsidR="00176E3A" w:rsidRPr="00691D31" w:rsidRDefault="00176E3A" w:rsidP="00176E3A">
            <w:pPr>
              <w:spacing w:after="0"/>
              <w:cnfStyle w:val="000000010000" w:firstRow="0" w:lastRow="0" w:firstColumn="0" w:lastColumn="0" w:oddVBand="0" w:evenVBand="0" w:oddHBand="0" w:evenHBand="1" w:firstRowFirstColumn="0" w:firstRowLastColumn="0" w:lastRowFirstColumn="0" w:lastRowLastColumn="0"/>
              <w:rPr>
                <w:rFonts w:ascii="Polo" w:hAnsi="Polo"/>
              </w:rPr>
            </w:pPr>
            <w:r w:rsidRPr="00691D31">
              <w:rPr>
                <w:rFonts w:ascii="Polo" w:hAnsi="Polo"/>
              </w:rPr>
              <w:t xml:space="preserve">  &lt;</w:t>
            </w:r>
            <w:proofErr w:type="spellStart"/>
            <w:r w:rsidRPr="00691D31">
              <w:rPr>
                <w:rFonts w:ascii="Polo" w:hAnsi="Polo"/>
              </w:rPr>
              <w:t>am:message</w:t>
            </w:r>
            <w:proofErr w:type="spellEnd"/>
            <w:r w:rsidRPr="00691D31">
              <w:rPr>
                <w:rFonts w:ascii="Polo" w:hAnsi="Polo"/>
              </w:rPr>
              <w:t>&gt;</w:t>
            </w:r>
            <w:proofErr w:type="spellStart"/>
            <w:r w:rsidRPr="00691D31">
              <w:rPr>
                <w:rFonts w:ascii="Polo" w:hAnsi="Polo"/>
              </w:rPr>
              <w:t>Runtime</w:t>
            </w:r>
            <w:proofErr w:type="spellEnd"/>
            <w:r w:rsidRPr="00691D31">
              <w:rPr>
                <w:rFonts w:ascii="Polo" w:hAnsi="Polo"/>
              </w:rPr>
              <w:t xml:space="preserve"> Error&lt;/</w:t>
            </w:r>
            <w:proofErr w:type="spellStart"/>
            <w:r w:rsidRPr="00691D31">
              <w:rPr>
                <w:rFonts w:ascii="Polo" w:hAnsi="Polo"/>
              </w:rPr>
              <w:t>am:message</w:t>
            </w:r>
            <w:proofErr w:type="spellEnd"/>
            <w:r w:rsidRPr="00691D31">
              <w:rPr>
                <w:rFonts w:ascii="Polo" w:hAnsi="Polo"/>
              </w:rPr>
              <w:t>&gt;</w:t>
            </w:r>
          </w:p>
          <w:p w14:paraId="3BA1F9B2" w14:textId="12A5F314" w:rsidR="00176E3A" w:rsidRPr="00F77C70" w:rsidRDefault="00176E3A" w:rsidP="00176E3A">
            <w:pPr>
              <w:spacing w:after="0"/>
              <w:cnfStyle w:val="000000010000" w:firstRow="0" w:lastRow="0" w:firstColumn="0" w:lastColumn="0" w:oddVBand="0" w:evenVBand="0" w:oddHBand="0" w:evenHBand="1" w:firstRowFirstColumn="0" w:firstRowLastColumn="0" w:lastRowFirstColumn="0" w:lastRowLastColumn="0"/>
              <w:rPr>
                <w:rFonts w:ascii="Polo" w:hAnsi="Polo"/>
                <w:lang w:val="en-US"/>
              </w:rPr>
            </w:pPr>
            <w:r w:rsidRPr="00691D31">
              <w:rPr>
                <w:rFonts w:ascii="Polo" w:hAnsi="Polo"/>
              </w:rPr>
              <w:t xml:space="preserve">  </w:t>
            </w:r>
            <w:r w:rsidRPr="00F77C70">
              <w:rPr>
                <w:rFonts w:ascii="Polo" w:hAnsi="Polo"/>
                <w:lang w:val="en-US"/>
              </w:rPr>
              <w:t>&lt;</w:t>
            </w:r>
            <w:proofErr w:type="spellStart"/>
            <w:r w:rsidRPr="00F77C70">
              <w:rPr>
                <w:rFonts w:ascii="Polo" w:hAnsi="Polo"/>
                <w:lang w:val="en-US"/>
              </w:rPr>
              <w:t>am:description</w:t>
            </w:r>
            <w:proofErr w:type="spellEnd"/>
            <w:r w:rsidRPr="00F77C70">
              <w:rPr>
                <w:rFonts w:ascii="Polo" w:hAnsi="Polo"/>
                <w:lang w:val="en-US"/>
              </w:rPr>
              <w:t>&gt;Error connecting to the back end&lt;/</w:t>
            </w:r>
            <w:proofErr w:type="spellStart"/>
            <w:r w:rsidRPr="00F77C70">
              <w:rPr>
                <w:rFonts w:ascii="Polo" w:hAnsi="Polo"/>
                <w:lang w:val="en-US"/>
              </w:rPr>
              <w:t>am:description</w:t>
            </w:r>
            <w:proofErr w:type="spellEnd"/>
            <w:r w:rsidRPr="00F77C70">
              <w:rPr>
                <w:rFonts w:ascii="Polo" w:hAnsi="Polo"/>
                <w:lang w:val="en-US"/>
              </w:rPr>
              <w:t>&gt;</w:t>
            </w:r>
          </w:p>
          <w:p w14:paraId="6801DFE3" w14:textId="3D7F7737" w:rsidR="008A27F1" w:rsidRPr="00F77C70" w:rsidRDefault="00176E3A" w:rsidP="00441AB0">
            <w:pPr>
              <w:spacing w:after="0"/>
              <w:cnfStyle w:val="000000010000" w:firstRow="0" w:lastRow="0" w:firstColumn="0" w:lastColumn="0" w:oddVBand="0" w:evenVBand="0" w:oddHBand="0" w:evenHBand="1" w:firstRowFirstColumn="0" w:firstRowLastColumn="0" w:lastRowFirstColumn="0" w:lastRowLastColumn="0"/>
              <w:rPr>
                <w:rFonts w:ascii="Polo" w:hAnsi="Polo"/>
                <w:lang w:val="en-US"/>
              </w:rPr>
            </w:pPr>
            <w:r w:rsidRPr="00F77C70">
              <w:rPr>
                <w:rFonts w:ascii="Polo" w:hAnsi="Polo"/>
                <w:lang w:val="en-US"/>
              </w:rPr>
              <w:t xml:space="preserve">  &lt;/</w:t>
            </w:r>
            <w:proofErr w:type="spellStart"/>
            <w:r w:rsidRPr="00F77C70">
              <w:rPr>
                <w:rFonts w:ascii="Polo" w:hAnsi="Polo"/>
                <w:lang w:val="en-US"/>
              </w:rPr>
              <w:t>am:fault</w:t>
            </w:r>
            <w:proofErr w:type="spellEnd"/>
            <w:r w:rsidRPr="00F77C70">
              <w:rPr>
                <w:rFonts w:ascii="Polo" w:hAnsi="Polo"/>
                <w:lang w:val="en-US"/>
              </w:rPr>
              <w:t>&gt;</w:t>
            </w:r>
          </w:p>
        </w:tc>
      </w:tr>
      <w:tr w:rsidR="00176E3A" w:rsidRPr="00F77C70" w14:paraId="6D9EFD99" w14:textId="77777777" w:rsidTr="003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37C21CC" w14:textId="48FC6F53" w:rsidR="00176E3A" w:rsidRPr="00F77C70" w:rsidRDefault="00176E3A" w:rsidP="000000C4">
            <w:pPr>
              <w:rPr>
                <w:rFonts w:ascii="Polo" w:hAnsi="Polo"/>
                <w:lang w:val="en-US"/>
              </w:rPr>
            </w:pPr>
            <w:r w:rsidRPr="00F77C70">
              <w:rPr>
                <w:rFonts w:ascii="Polo" w:hAnsi="Polo"/>
                <w:lang w:val="en-US"/>
              </w:rPr>
              <w:t>500</w:t>
            </w:r>
          </w:p>
        </w:tc>
        <w:tc>
          <w:tcPr>
            <w:tcW w:w="1843" w:type="dxa"/>
          </w:tcPr>
          <w:p w14:paraId="0C296176" w14:textId="1747A889" w:rsidR="00176E3A" w:rsidRPr="00F77C70" w:rsidRDefault="00176E3A" w:rsidP="000000C4">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 xml:space="preserve">API-Manager </w:t>
            </w:r>
            <w:proofErr w:type="spellStart"/>
            <w:r w:rsidRPr="00F77C70">
              <w:rPr>
                <w:rFonts w:ascii="Polo" w:hAnsi="Polo"/>
                <w:lang w:val="en-US"/>
              </w:rPr>
              <w:t>accessToken</w:t>
            </w:r>
            <w:proofErr w:type="spellEnd"/>
            <w:r w:rsidRPr="00F77C70">
              <w:rPr>
                <w:rFonts w:ascii="Polo" w:hAnsi="Polo"/>
                <w:lang w:val="en-US"/>
              </w:rPr>
              <w:t xml:space="preserve"> is missing (only if required)</w:t>
            </w:r>
          </w:p>
        </w:tc>
        <w:tc>
          <w:tcPr>
            <w:tcW w:w="6059" w:type="dxa"/>
          </w:tcPr>
          <w:p w14:paraId="358B601E" w14:textId="5E0D60D4" w:rsidR="00176E3A" w:rsidRPr="00F77C70" w:rsidRDefault="00176E3A" w:rsidP="00176E3A">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 xml:space="preserve">  &lt;</w:t>
            </w:r>
            <w:proofErr w:type="spellStart"/>
            <w:r w:rsidRPr="00F77C70">
              <w:rPr>
                <w:rFonts w:ascii="Polo" w:hAnsi="Polo"/>
                <w:lang w:val="en-US"/>
              </w:rPr>
              <w:t>ams:code</w:t>
            </w:r>
            <w:proofErr w:type="spellEnd"/>
            <w:r w:rsidRPr="00F77C70">
              <w:rPr>
                <w:rFonts w:ascii="Polo" w:hAnsi="Polo"/>
                <w:lang w:val="en-US"/>
              </w:rPr>
              <w:t>&gt;900902&lt;/</w:t>
            </w:r>
            <w:proofErr w:type="spellStart"/>
            <w:r w:rsidRPr="00F77C70">
              <w:rPr>
                <w:rFonts w:ascii="Polo" w:hAnsi="Polo"/>
                <w:lang w:val="en-US"/>
              </w:rPr>
              <w:t>ams:code</w:t>
            </w:r>
            <w:proofErr w:type="spellEnd"/>
            <w:r w:rsidRPr="00F77C70">
              <w:rPr>
                <w:rFonts w:ascii="Polo" w:hAnsi="Polo"/>
                <w:lang w:val="en-US"/>
              </w:rPr>
              <w:t>&gt;</w:t>
            </w:r>
          </w:p>
          <w:p w14:paraId="3EF31C57" w14:textId="42489BC7" w:rsidR="00176E3A" w:rsidRPr="00F77C70" w:rsidRDefault="00176E3A" w:rsidP="00176E3A">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 xml:space="preserve">  &lt;</w:t>
            </w:r>
            <w:proofErr w:type="spellStart"/>
            <w:r w:rsidRPr="00F77C70">
              <w:rPr>
                <w:rFonts w:ascii="Polo" w:hAnsi="Polo"/>
                <w:lang w:val="en-US"/>
              </w:rPr>
              <w:t>ams:message</w:t>
            </w:r>
            <w:proofErr w:type="spellEnd"/>
            <w:r w:rsidRPr="00F77C70">
              <w:rPr>
                <w:rFonts w:ascii="Polo" w:hAnsi="Polo"/>
                <w:lang w:val="en-US"/>
              </w:rPr>
              <w:t>&gt;Missing Credentials&lt;/</w:t>
            </w:r>
            <w:proofErr w:type="spellStart"/>
            <w:r w:rsidRPr="00F77C70">
              <w:rPr>
                <w:rFonts w:ascii="Polo" w:hAnsi="Polo"/>
                <w:lang w:val="en-US"/>
              </w:rPr>
              <w:t>ams:message</w:t>
            </w:r>
            <w:proofErr w:type="spellEnd"/>
            <w:r w:rsidRPr="00F77C70">
              <w:rPr>
                <w:rFonts w:ascii="Polo" w:hAnsi="Polo"/>
                <w:lang w:val="en-US"/>
              </w:rPr>
              <w:t>&gt;</w:t>
            </w:r>
          </w:p>
          <w:p w14:paraId="0F930D5A" w14:textId="768CF74F" w:rsidR="00176E3A" w:rsidRPr="00F77C70" w:rsidRDefault="00176E3A" w:rsidP="00176E3A">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 xml:space="preserve">  &lt;</w:t>
            </w:r>
            <w:proofErr w:type="spellStart"/>
            <w:r w:rsidRPr="00F77C70">
              <w:rPr>
                <w:rFonts w:ascii="Polo" w:hAnsi="Polo"/>
                <w:lang w:val="en-US"/>
              </w:rPr>
              <w:t>ams:description</w:t>
            </w:r>
            <w:proofErr w:type="spellEnd"/>
            <w:r w:rsidRPr="00F77C70">
              <w:rPr>
                <w:rFonts w:ascii="Polo" w:hAnsi="Polo"/>
                <w:lang w:val="en-US"/>
              </w:rPr>
              <w:t xml:space="preserve">&gt;Required </w:t>
            </w:r>
            <w:proofErr w:type="spellStart"/>
            <w:r w:rsidRPr="00F77C70">
              <w:rPr>
                <w:rFonts w:ascii="Polo" w:hAnsi="Polo"/>
                <w:lang w:val="en-US"/>
              </w:rPr>
              <w:t>OAuth</w:t>
            </w:r>
            <w:proofErr w:type="spellEnd"/>
            <w:r w:rsidRPr="00F77C70">
              <w:rPr>
                <w:rFonts w:ascii="Polo" w:hAnsi="Polo"/>
                <w:lang w:val="en-US"/>
              </w:rPr>
              <w:t xml:space="preserve"> credentials not provided&lt;/</w:t>
            </w:r>
            <w:proofErr w:type="spellStart"/>
            <w:r w:rsidRPr="00F77C70">
              <w:rPr>
                <w:rFonts w:ascii="Polo" w:hAnsi="Polo"/>
                <w:lang w:val="en-US"/>
              </w:rPr>
              <w:t>ams:description</w:t>
            </w:r>
            <w:proofErr w:type="spellEnd"/>
            <w:r w:rsidRPr="00F77C70">
              <w:rPr>
                <w:rFonts w:ascii="Polo" w:hAnsi="Polo"/>
                <w:lang w:val="en-US"/>
              </w:rPr>
              <w:t>&gt;</w:t>
            </w:r>
          </w:p>
          <w:p w14:paraId="2A8C90E2" w14:textId="18F87F9F" w:rsidR="00176E3A" w:rsidRPr="00F77C70" w:rsidRDefault="00176E3A" w:rsidP="00441AB0">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 xml:space="preserve">  &lt;/</w:t>
            </w:r>
            <w:proofErr w:type="spellStart"/>
            <w:r w:rsidRPr="00F77C70">
              <w:rPr>
                <w:rFonts w:ascii="Polo" w:hAnsi="Polo"/>
                <w:lang w:val="en-US"/>
              </w:rPr>
              <w:t>ams:fault</w:t>
            </w:r>
            <w:proofErr w:type="spellEnd"/>
            <w:r w:rsidRPr="00F77C70">
              <w:rPr>
                <w:rFonts w:ascii="Polo" w:hAnsi="Polo"/>
                <w:lang w:val="en-US"/>
              </w:rPr>
              <w:t>&gt;</w:t>
            </w:r>
          </w:p>
        </w:tc>
      </w:tr>
      <w:tr w:rsidR="008A27F1" w:rsidRPr="00F77C70" w14:paraId="259964CE" w14:textId="77777777" w:rsidTr="003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D423297" w14:textId="12488530" w:rsidR="008A27F1" w:rsidRPr="00F77C70" w:rsidRDefault="008A27F1" w:rsidP="000000C4">
            <w:pPr>
              <w:rPr>
                <w:rFonts w:ascii="Polo" w:hAnsi="Polo"/>
                <w:lang w:val="en-US"/>
              </w:rPr>
            </w:pPr>
            <w:r w:rsidRPr="00F77C70">
              <w:rPr>
                <w:rFonts w:ascii="Polo" w:hAnsi="Polo"/>
                <w:lang w:val="en-US"/>
              </w:rPr>
              <w:t>500</w:t>
            </w:r>
          </w:p>
        </w:tc>
        <w:tc>
          <w:tcPr>
            <w:tcW w:w="1843" w:type="dxa"/>
          </w:tcPr>
          <w:p w14:paraId="4F9BBE9E" w14:textId="007493AA" w:rsidR="008A27F1" w:rsidRPr="00F77C70" w:rsidRDefault="008A27F1" w:rsidP="000000C4">
            <w:pPr>
              <w:cnfStyle w:val="000000010000" w:firstRow="0" w:lastRow="0" w:firstColumn="0" w:lastColumn="0" w:oddVBand="0" w:evenVBand="0" w:oddHBand="0" w:evenHBand="1" w:firstRowFirstColumn="0" w:firstRowLastColumn="0" w:lastRowFirstColumn="0" w:lastRowLastColumn="0"/>
              <w:rPr>
                <w:rFonts w:ascii="Polo" w:hAnsi="Polo"/>
                <w:lang w:val="en-US"/>
              </w:rPr>
            </w:pPr>
            <w:r w:rsidRPr="00F77C70">
              <w:rPr>
                <w:rFonts w:ascii="Polo" w:hAnsi="Polo"/>
                <w:lang w:val="en-US"/>
              </w:rPr>
              <w:t>Unexpected error within services</w:t>
            </w:r>
          </w:p>
        </w:tc>
        <w:tc>
          <w:tcPr>
            <w:tcW w:w="6059" w:type="dxa"/>
          </w:tcPr>
          <w:p w14:paraId="24ECA597" w14:textId="53E0EFF9" w:rsidR="008A27F1" w:rsidRPr="00F77C70" w:rsidRDefault="00DD4A6C" w:rsidP="000000C4">
            <w:pPr>
              <w:spacing w:after="0"/>
              <w:cnfStyle w:val="000000010000" w:firstRow="0" w:lastRow="0" w:firstColumn="0" w:lastColumn="0" w:oddVBand="0" w:evenVBand="0" w:oddHBand="0" w:evenHBand="1" w:firstRowFirstColumn="0" w:firstRowLastColumn="0" w:lastRowFirstColumn="0" w:lastRowLastColumn="0"/>
              <w:rPr>
                <w:rFonts w:ascii="Polo" w:hAnsi="Polo"/>
                <w:lang w:val="en-US"/>
              </w:rPr>
            </w:pPr>
            <w:r w:rsidRPr="00F77C70">
              <w:rPr>
                <w:rFonts w:ascii="Polo" w:hAnsi="Polo"/>
                <w:lang w:val="en-US"/>
              </w:rPr>
              <w:t>[Blank body]</w:t>
            </w:r>
          </w:p>
        </w:tc>
      </w:tr>
      <w:tr w:rsidR="00DD4A6C" w:rsidRPr="00AB1787" w14:paraId="772D3B56" w14:textId="77777777" w:rsidTr="00DD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255081" w14:textId="0BF12F73" w:rsidR="00DD4A6C" w:rsidRPr="00F77C70" w:rsidRDefault="00DD4A6C" w:rsidP="000000C4">
            <w:pPr>
              <w:rPr>
                <w:rFonts w:ascii="Polo" w:hAnsi="Polo"/>
                <w:lang w:val="en-US"/>
              </w:rPr>
            </w:pPr>
            <w:r w:rsidRPr="00F77C70">
              <w:rPr>
                <w:rFonts w:ascii="Polo" w:hAnsi="Polo"/>
                <w:lang w:val="en-US"/>
              </w:rPr>
              <w:t>500</w:t>
            </w:r>
          </w:p>
        </w:tc>
        <w:tc>
          <w:tcPr>
            <w:tcW w:w="1843" w:type="dxa"/>
          </w:tcPr>
          <w:p w14:paraId="208E3B2F" w14:textId="57DA63D2" w:rsidR="00DD4A6C" w:rsidRPr="00F77C70" w:rsidRDefault="00DD4A6C" w:rsidP="000000C4">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Unexpected, but caught error within services</w:t>
            </w:r>
          </w:p>
        </w:tc>
        <w:tc>
          <w:tcPr>
            <w:tcW w:w="6059" w:type="dxa"/>
          </w:tcPr>
          <w:p w14:paraId="0B813725" w14:textId="084CAF1E" w:rsidR="00DD4A6C" w:rsidRPr="00F77C70" w:rsidRDefault="00AA1E3A" w:rsidP="00743A14">
            <w:pPr>
              <w:spacing w:after="0"/>
              <w:cnfStyle w:val="000000100000" w:firstRow="0" w:lastRow="0" w:firstColumn="0" w:lastColumn="0" w:oddVBand="0" w:evenVBand="0" w:oddHBand="1" w:evenHBand="0" w:firstRowFirstColumn="0" w:firstRowLastColumn="0" w:lastRowFirstColumn="0" w:lastRowLastColumn="0"/>
              <w:rPr>
                <w:rFonts w:ascii="Polo" w:hAnsi="Polo"/>
                <w:lang w:val="en-US"/>
              </w:rPr>
            </w:pPr>
            <w:r w:rsidRPr="00F77C70">
              <w:rPr>
                <w:rFonts w:ascii="Polo" w:hAnsi="Polo"/>
                <w:lang w:val="en-US"/>
              </w:rPr>
              <w:t>[</w:t>
            </w:r>
            <w:r w:rsidRPr="00F77C70">
              <w:rPr>
                <w:rFonts w:ascii="Polo" w:hAnsi="Polo"/>
                <w:lang w:val="en-US"/>
              </w:rPr>
              <w:br/>
              <w:t xml:space="preserve">  {</w:t>
            </w:r>
            <w:r w:rsidR="001212BA" w:rsidRPr="00F77C70">
              <w:rPr>
                <w:rFonts w:ascii="Polo" w:hAnsi="Polo"/>
                <w:lang w:val="en-US"/>
              </w:rPr>
              <w:t xml:space="preserve"> </w:t>
            </w:r>
            <w:r w:rsidR="006B3B79" w:rsidRPr="00F77C70">
              <w:rPr>
                <w:rFonts w:ascii="Polo" w:hAnsi="Polo"/>
                <w:lang w:val="en-US"/>
              </w:rPr>
              <w:t>"parameter"</w:t>
            </w:r>
            <w:r w:rsidR="004A0F49" w:rsidRPr="00F77C70">
              <w:rPr>
                <w:rFonts w:ascii="Polo" w:hAnsi="Polo"/>
                <w:lang w:val="en-US"/>
              </w:rPr>
              <w:t xml:space="preserve">: </w:t>
            </w:r>
            <w:r w:rsidR="006B3B79" w:rsidRPr="00F77C70">
              <w:rPr>
                <w:rFonts w:ascii="Polo" w:hAnsi="Polo"/>
                <w:lang w:val="en-US"/>
              </w:rPr>
              <w:t>""</w:t>
            </w:r>
            <w:r w:rsidR="004A0F49" w:rsidRPr="00F77C70">
              <w:rPr>
                <w:rFonts w:ascii="Polo" w:hAnsi="Polo"/>
                <w:lang w:val="en-US"/>
              </w:rPr>
              <w:t>,</w:t>
            </w:r>
            <w:r w:rsidR="00DD4A6C" w:rsidRPr="00F77C70">
              <w:rPr>
                <w:rFonts w:ascii="Polo" w:hAnsi="Polo"/>
                <w:lang w:val="en-US"/>
              </w:rPr>
              <w:br/>
              <w:t xml:space="preserve">  </w:t>
            </w:r>
            <w:r w:rsidRPr="00F77C70">
              <w:rPr>
                <w:rFonts w:ascii="Polo" w:hAnsi="Polo"/>
                <w:lang w:val="en-US"/>
              </w:rPr>
              <w:t xml:space="preserve">  </w:t>
            </w:r>
            <w:r w:rsidR="006B3B79" w:rsidRPr="00F77C70">
              <w:rPr>
                <w:rFonts w:ascii="Polo" w:hAnsi="Polo"/>
                <w:lang w:val="en-US"/>
              </w:rPr>
              <w:t>"</w:t>
            </w:r>
            <w:r w:rsidR="00DD4A6C" w:rsidRPr="00F77C70">
              <w:rPr>
                <w:rFonts w:ascii="Polo" w:hAnsi="Polo"/>
                <w:lang w:val="en-US"/>
              </w:rPr>
              <w:t>code</w:t>
            </w:r>
            <w:r w:rsidR="006B3B79" w:rsidRPr="00F77C70">
              <w:rPr>
                <w:rFonts w:ascii="Polo" w:hAnsi="Polo"/>
                <w:lang w:val="en-US"/>
              </w:rPr>
              <w:t>"</w:t>
            </w:r>
            <w:r w:rsidR="00DD4A6C" w:rsidRPr="00F77C70">
              <w:rPr>
                <w:rFonts w:ascii="Polo" w:hAnsi="Polo"/>
                <w:lang w:val="en-US"/>
              </w:rPr>
              <w:t xml:space="preserve">: </w:t>
            </w:r>
            <w:r w:rsidR="006B3B79" w:rsidRPr="00F77C70">
              <w:rPr>
                <w:rFonts w:ascii="Polo" w:hAnsi="Polo"/>
                <w:lang w:val="en-US"/>
              </w:rPr>
              <w:t>"</w:t>
            </w:r>
            <w:r w:rsidR="00DD4A6C" w:rsidRPr="00F77C70">
              <w:rPr>
                <w:rFonts w:ascii="Polo" w:hAnsi="Polo"/>
                <w:lang w:val="en-US"/>
              </w:rPr>
              <w:t>ERR_SERVICE</w:t>
            </w:r>
            <w:r w:rsidR="006B3B79" w:rsidRPr="00F77C70">
              <w:rPr>
                <w:rFonts w:ascii="Polo" w:hAnsi="Polo"/>
                <w:lang w:val="en-US"/>
              </w:rPr>
              <w:t>"</w:t>
            </w:r>
            <w:r w:rsidR="00DD4A6C" w:rsidRPr="00F77C70">
              <w:rPr>
                <w:rFonts w:ascii="Polo" w:hAnsi="Polo"/>
                <w:lang w:val="en-US"/>
              </w:rPr>
              <w:t>,</w:t>
            </w:r>
            <w:r w:rsidR="00DD4A6C" w:rsidRPr="00F77C70">
              <w:rPr>
                <w:rFonts w:ascii="Polo" w:hAnsi="Polo"/>
                <w:lang w:val="en-US"/>
              </w:rPr>
              <w:br/>
              <w:t xml:space="preserve">  </w:t>
            </w:r>
            <w:r w:rsidRPr="00F77C70">
              <w:rPr>
                <w:rFonts w:ascii="Polo" w:hAnsi="Polo"/>
                <w:lang w:val="en-US"/>
              </w:rPr>
              <w:t xml:space="preserve">  </w:t>
            </w:r>
            <w:r w:rsidR="006B3B79" w:rsidRPr="00F77C70">
              <w:rPr>
                <w:rFonts w:ascii="Polo" w:hAnsi="Polo"/>
                <w:lang w:val="en-US"/>
              </w:rPr>
              <w:t>"</w:t>
            </w:r>
            <w:proofErr w:type="spellStart"/>
            <w:r w:rsidR="006B3B79" w:rsidRPr="00F77C70">
              <w:rPr>
                <w:rFonts w:ascii="Polo" w:hAnsi="Polo"/>
                <w:lang w:val="en-US"/>
              </w:rPr>
              <w:t>error_message</w:t>
            </w:r>
            <w:proofErr w:type="spellEnd"/>
            <w:r w:rsidR="006B3B79" w:rsidRPr="00F77C70">
              <w:rPr>
                <w:rFonts w:ascii="Polo" w:hAnsi="Polo"/>
                <w:lang w:val="en-US"/>
              </w:rPr>
              <w:t>"</w:t>
            </w:r>
            <w:r w:rsidR="00DD4A6C" w:rsidRPr="00F77C70">
              <w:rPr>
                <w:rFonts w:ascii="Polo" w:hAnsi="Polo"/>
                <w:lang w:val="en-US"/>
              </w:rPr>
              <w:t xml:space="preserve">: </w:t>
            </w:r>
            <w:r w:rsidR="006B3B79" w:rsidRPr="00F77C70">
              <w:rPr>
                <w:rFonts w:ascii="Polo" w:hAnsi="Polo"/>
                <w:lang w:val="en-US"/>
              </w:rPr>
              <w:t>"</w:t>
            </w:r>
            <w:r w:rsidR="00DD4A6C" w:rsidRPr="00F77C70">
              <w:rPr>
                <w:rFonts w:ascii="Polo" w:hAnsi="Polo"/>
                <w:lang w:val="en-US"/>
              </w:rPr>
              <w:t xml:space="preserve">Database </w:t>
            </w:r>
            <w:r w:rsidR="00AF7F5B" w:rsidRPr="00F77C70">
              <w:rPr>
                <w:rFonts w:ascii="Polo" w:hAnsi="Polo"/>
                <w:lang w:val="en-US"/>
              </w:rPr>
              <w:t xml:space="preserve">is </w:t>
            </w:r>
            <w:r w:rsidR="006B3B79" w:rsidRPr="00F77C70">
              <w:rPr>
                <w:rFonts w:ascii="Polo" w:hAnsi="Polo"/>
                <w:lang w:val="en-US"/>
              </w:rPr>
              <w:t>not available"</w:t>
            </w:r>
            <w:r w:rsidR="002E3CB6" w:rsidRPr="00F77C70">
              <w:rPr>
                <w:rFonts w:ascii="Polo" w:hAnsi="Polo"/>
                <w:lang w:val="en-US"/>
              </w:rPr>
              <w:t xml:space="preserve"> </w:t>
            </w:r>
            <w:r w:rsidR="00DD4A6C" w:rsidRPr="00F77C70">
              <w:rPr>
                <w:rFonts w:ascii="Polo" w:hAnsi="Polo"/>
                <w:lang w:val="en-US"/>
              </w:rPr>
              <w:t>}</w:t>
            </w:r>
            <w:r w:rsidRPr="00F77C70">
              <w:rPr>
                <w:rFonts w:ascii="Polo" w:hAnsi="Polo"/>
                <w:lang w:val="en-US"/>
              </w:rPr>
              <w:br/>
              <w:t>]</w:t>
            </w:r>
          </w:p>
        </w:tc>
      </w:tr>
    </w:tbl>
    <w:p w14:paraId="42A44800" w14:textId="77777777" w:rsidR="00D31FDC" w:rsidRDefault="00D31FDC" w:rsidP="00130AD5">
      <w:pPr>
        <w:rPr>
          <w:lang w:val="en-US"/>
        </w:rPr>
      </w:pPr>
    </w:p>
    <w:p w14:paraId="13A6FE06" w14:textId="56F30E49" w:rsidR="000776B4" w:rsidRPr="00ED4C9E" w:rsidRDefault="000776B4" w:rsidP="0041367D">
      <w:pPr>
        <w:pStyle w:val="berschrift2"/>
        <w:numPr>
          <w:ilvl w:val="1"/>
          <w:numId w:val="79"/>
        </w:numPr>
        <w:rPr>
          <w:lang w:val="en-US"/>
        </w:rPr>
      </w:pPr>
      <w:bookmarkStart w:id="37" w:name="_Toc445120109"/>
      <w:r>
        <w:rPr>
          <w:lang w:val="en-US"/>
        </w:rPr>
        <w:lastRenderedPageBreak/>
        <w:t>General Services</w:t>
      </w:r>
      <w:bookmarkEnd w:id="37"/>
    </w:p>
    <w:p w14:paraId="7647B2F6" w14:textId="77777777" w:rsidR="000776B4" w:rsidRPr="00F77C70" w:rsidRDefault="000776B4" w:rsidP="000776B4">
      <w:pPr>
        <w:pStyle w:val="berschrift3"/>
        <w:tabs>
          <w:tab w:val="clear" w:pos="3272"/>
        </w:tabs>
        <w:ind w:left="709" w:hanging="709"/>
        <w:rPr>
          <w:lang w:val="en-US"/>
        </w:rPr>
      </w:pPr>
      <w:bookmarkStart w:id="38" w:name="_Toc445120110"/>
      <w:r w:rsidRPr="00F77C70">
        <w:rPr>
          <w:lang w:val="en-US"/>
        </w:rPr>
        <w:t>Application summary / State diagram</w:t>
      </w:r>
      <w:bookmarkEnd w:id="38"/>
    </w:p>
    <w:p w14:paraId="4577DABD" w14:textId="1130F8B9" w:rsidR="000776B4" w:rsidRDefault="000776B4" w:rsidP="000776B4">
      <w:pPr>
        <w:spacing w:after="0"/>
        <w:rPr>
          <w:rFonts w:ascii="Polo" w:hAnsi="Polo"/>
          <w:color w:val="000000" w:themeColor="text1"/>
          <w:lang w:val="en-US"/>
        </w:rPr>
      </w:pPr>
      <w:r>
        <w:rPr>
          <w:rFonts w:ascii="Polo" w:hAnsi="Polo"/>
          <w:color w:val="000000" w:themeColor="text1"/>
          <w:lang w:val="en-US"/>
        </w:rPr>
        <w:t xml:space="preserve">The general services are a collection of lightweight services, that most of the time serves as lookup for eon.de related “general” information. For example, for which cities eon.de provides its products or a list of </w:t>
      </w:r>
      <w:r w:rsidR="00331A4A">
        <w:rPr>
          <w:rFonts w:ascii="Polo" w:hAnsi="Polo"/>
          <w:color w:val="000000" w:themeColor="text1"/>
          <w:lang w:val="en-US"/>
        </w:rPr>
        <w:t>grid operators</w:t>
      </w:r>
      <w:r>
        <w:rPr>
          <w:rFonts w:ascii="Polo" w:hAnsi="Polo"/>
          <w:color w:val="000000" w:themeColor="text1"/>
          <w:lang w:val="en-US"/>
        </w:rPr>
        <w:t xml:space="preserve"> in Germany.</w:t>
      </w:r>
    </w:p>
    <w:p w14:paraId="220BEA4D" w14:textId="77777777" w:rsidR="00331A4A" w:rsidRPr="00F77C70" w:rsidRDefault="00331A4A" w:rsidP="00331A4A">
      <w:pPr>
        <w:pStyle w:val="berschrift3"/>
        <w:tabs>
          <w:tab w:val="clear" w:pos="3272"/>
        </w:tabs>
        <w:ind w:left="709" w:hanging="709"/>
        <w:rPr>
          <w:lang w:val="en-US"/>
        </w:rPr>
      </w:pPr>
      <w:bookmarkStart w:id="39" w:name="_Toc445120111"/>
      <w:r w:rsidRPr="00F77C70">
        <w:rPr>
          <w:lang w:val="en-US"/>
        </w:rPr>
        <w:t>API specification</w:t>
      </w:r>
      <w:bookmarkEnd w:id="39"/>
    </w:p>
    <w:p w14:paraId="081E832B" w14:textId="77777777" w:rsidR="00331A4A" w:rsidRDefault="00331A4A" w:rsidP="00331A4A">
      <w:pPr>
        <w:pStyle w:val="berschrift4"/>
        <w:rPr>
          <w:lang w:val="en-US"/>
        </w:rPr>
      </w:pPr>
      <w:r w:rsidRPr="00F77C70">
        <w:rPr>
          <w:lang w:val="en-US"/>
        </w:rPr>
        <w:t>/</w:t>
      </w:r>
      <w:proofErr w:type="spellStart"/>
      <w:r w:rsidRPr="00F77C70">
        <w:rPr>
          <w:lang w:val="en-US"/>
        </w:rPr>
        <w:t>bankname</w:t>
      </w:r>
      <w:proofErr w:type="spellEnd"/>
    </w:p>
    <w:p w14:paraId="159AC504" w14:textId="77777777" w:rsidR="00331A4A" w:rsidRPr="00E71822" w:rsidRDefault="00331A4A" w:rsidP="00331A4A">
      <w:pPr>
        <w:rPr>
          <w:lang w:val="en-US"/>
        </w:rPr>
      </w:pPr>
      <w:r>
        <w:rPr>
          <w:lang w:val="en-US"/>
        </w:rPr>
        <w:t>This service enables the automated completion of the bank name / credit institute in the online contract application.</w:t>
      </w:r>
    </w:p>
    <w:p w14:paraId="6D84ED5D" w14:textId="77777777" w:rsidR="00331A4A" w:rsidRPr="00F77C70" w:rsidRDefault="00331A4A" w:rsidP="00331A4A">
      <w:pPr>
        <w:pStyle w:val="berschrift5"/>
        <w:rPr>
          <w:lang w:val="en-US"/>
        </w:rPr>
      </w:pPr>
      <w:r w:rsidRPr="00F77C70">
        <w:rPr>
          <w:lang w:val="en-US"/>
        </w:rPr>
        <w:t>Technical specification</w:t>
      </w:r>
    </w:p>
    <w:tbl>
      <w:tblPr>
        <w:tblStyle w:val="Tabellenraster"/>
        <w:tblW w:w="9128" w:type="dxa"/>
        <w:tblInd w:w="108" w:type="dxa"/>
        <w:tblLook w:val="04A0" w:firstRow="1" w:lastRow="0" w:firstColumn="1" w:lastColumn="0" w:noHBand="0" w:noVBand="1"/>
      </w:tblPr>
      <w:tblGrid>
        <w:gridCol w:w="3316"/>
        <w:gridCol w:w="2496"/>
        <w:gridCol w:w="3316"/>
      </w:tblGrid>
      <w:tr w:rsidR="00331A4A" w:rsidRPr="00F77C70" w14:paraId="59458E04" w14:textId="77777777" w:rsidTr="004730EA">
        <w:tc>
          <w:tcPr>
            <w:tcW w:w="3316" w:type="dxa"/>
          </w:tcPr>
          <w:p w14:paraId="1F92EA7E" w14:textId="77777777" w:rsidR="00331A4A" w:rsidRPr="00F77C70" w:rsidRDefault="00331A4A" w:rsidP="004730EA">
            <w:pPr>
              <w:rPr>
                <w:rFonts w:ascii="Polo" w:hAnsi="Polo"/>
                <w:b/>
                <w:lang w:val="en-US"/>
              </w:rPr>
            </w:pPr>
            <w:r w:rsidRPr="00F77C70">
              <w:rPr>
                <w:rFonts w:ascii="Polo" w:hAnsi="Polo"/>
                <w:b/>
                <w:lang w:val="en-US"/>
              </w:rPr>
              <w:t>Request type</w:t>
            </w:r>
          </w:p>
        </w:tc>
        <w:tc>
          <w:tcPr>
            <w:tcW w:w="2496" w:type="dxa"/>
          </w:tcPr>
          <w:p w14:paraId="623AB837" w14:textId="77777777" w:rsidR="00331A4A" w:rsidRPr="00F77C70" w:rsidRDefault="00331A4A" w:rsidP="004730EA">
            <w:pPr>
              <w:rPr>
                <w:rFonts w:ascii="Polo" w:hAnsi="Polo"/>
                <w:lang w:val="en-US"/>
              </w:rPr>
            </w:pPr>
            <w:r w:rsidRPr="00F77C70">
              <w:rPr>
                <w:rFonts w:ascii="Polo" w:hAnsi="Polo"/>
                <w:lang w:val="en-US"/>
              </w:rPr>
              <w:t>GET</w:t>
            </w:r>
          </w:p>
        </w:tc>
        <w:tc>
          <w:tcPr>
            <w:tcW w:w="3316" w:type="dxa"/>
          </w:tcPr>
          <w:p w14:paraId="01BA0B06" w14:textId="77777777" w:rsidR="00331A4A" w:rsidRPr="00F77C70" w:rsidRDefault="00331A4A" w:rsidP="004730EA">
            <w:pPr>
              <w:rPr>
                <w:rFonts w:ascii="Polo" w:hAnsi="Polo"/>
                <w:lang w:val="en-US"/>
              </w:rPr>
            </w:pPr>
          </w:p>
        </w:tc>
      </w:tr>
      <w:tr w:rsidR="00331A4A" w:rsidRPr="00F77C70" w14:paraId="3CCB0DE4" w14:textId="77777777" w:rsidTr="004730EA">
        <w:tc>
          <w:tcPr>
            <w:tcW w:w="3316" w:type="dxa"/>
          </w:tcPr>
          <w:p w14:paraId="5C660911" w14:textId="77777777" w:rsidR="00331A4A" w:rsidRPr="00F77C70" w:rsidRDefault="00331A4A" w:rsidP="004730EA">
            <w:pPr>
              <w:rPr>
                <w:rFonts w:ascii="Polo" w:hAnsi="Polo"/>
                <w:b/>
                <w:lang w:val="en-US"/>
              </w:rPr>
            </w:pPr>
            <w:r w:rsidRPr="00F77C70">
              <w:rPr>
                <w:rFonts w:ascii="Polo" w:hAnsi="Polo"/>
                <w:b/>
                <w:lang w:val="en-US"/>
              </w:rPr>
              <w:t>Response type</w:t>
            </w:r>
          </w:p>
        </w:tc>
        <w:tc>
          <w:tcPr>
            <w:tcW w:w="2496" w:type="dxa"/>
          </w:tcPr>
          <w:p w14:paraId="5176CB4F" w14:textId="77777777" w:rsidR="00331A4A" w:rsidRPr="00F77C70" w:rsidRDefault="00331A4A" w:rsidP="004730EA">
            <w:pPr>
              <w:rPr>
                <w:rFonts w:ascii="Polo" w:hAnsi="Polo"/>
                <w:lang w:val="en-US"/>
              </w:rPr>
            </w:pPr>
            <w:r w:rsidRPr="00F77C70">
              <w:rPr>
                <w:rFonts w:ascii="Polo" w:hAnsi="Polo"/>
                <w:lang w:val="en-US"/>
              </w:rPr>
              <w:t>JSON</w:t>
            </w:r>
          </w:p>
        </w:tc>
        <w:tc>
          <w:tcPr>
            <w:tcW w:w="3316" w:type="dxa"/>
          </w:tcPr>
          <w:p w14:paraId="55627262" w14:textId="77777777" w:rsidR="00331A4A" w:rsidRPr="00F77C70" w:rsidRDefault="00331A4A" w:rsidP="004730EA">
            <w:pPr>
              <w:rPr>
                <w:rFonts w:ascii="Polo" w:hAnsi="Polo"/>
                <w:lang w:val="en-US"/>
              </w:rPr>
            </w:pPr>
          </w:p>
        </w:tc>
      </w:tr>
    </w:tbl>
    <w:p w14:paraId="54E0BA12" w14:textId="77777777" w:rsidR="00331A4A" w:rsidRPr="00F77C70" w:rsidRDefault="00331A4A" w:rsidP="00331A4A">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331A4A" w:rsidRPr="00F77C70" w14:paraId="50771520" w14:textId="77777777" w:rsidTr="004730EA">
        <w:tc>
          <w:tcPr>
            <w:tcW w:w="1843" w:type="dxa"/>
            <w:shd w:val="clear" w:color="auto" w:fill="D9D9D9" w:themeFill="background1" w:themeFillShade="D9"/>
          </w:tcPr>
          <w:p w14:paraId="4C4F2100" w14:textId="77777777" w:rsidR="00331A4A" w:rsidRPr="00F77C70" w:rsidRDefault="00331A4A" w:rsidP="004730EA">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12B1DC63" w14:textId="77777777" w:rsidR="00331A4A" w:rsidRPr="00F77C70" w:rsidRDefault="00331A4A" w:rsidP="004730EA">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4C607E35" w14:textId="77777777" w:rsidR="00331A4A" w:rsidRPr="00F77C70" w:rsidRDefault="00331A4A" w:rsidP="004730EA">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2CD69298" w14:textId="77777777" w:rsidR="00331A4A" w:rsidRPr="00F77C70" w:rsidRDefault="00331A4A" w:rsidP="004730EA">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3EC294CE" w14:textId="77777777" w:rsidR="00331A4A" w:rsidRPr="00F77C70" w:rsidRDefault="00331A4A" w:rsidP="004730EA">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49D37688" w14:textId="77777777" w:rsidR="00331A4A" w:rsidRPr="00F77C70" w:rsidRDefault="00331A4A" w:rsidP="004730EA">
            <w:pPr>
              <w:spacing w:after="0"/>
              <w:rPr>
                <w:rFonts w:ascii="Polo" w:hAnsi="Polo"/>
                <w:b/>
                <w:lang w:val="en-US"/>
              </w:rPr>
            </w:pPr>
            <w:r w:rsidRPr="00F77C70">
              <w:rPr>
                <w:rFonts w:ascii="Polo" w:hAnsi="Polo"/>
                <w:b/>
                <w:lang w:val="en-US"/>
              </w:rPr>
              <w:t>Required</w:t>
            </w:r>
          </w:p>
        </w:tc>
      </w:tr>
      <w:tr w:rsidR="00331A4A" w:rsidRPr="00F77C70" w14:paraId="4E14022D" w14:textId="77777777" w:rsidTr="004730EA">
        <w:tc>
          <w:tcPr>
            <w:tcW w:w="1843" w:type="dxa"/>
          </w:tcPr>
          <w:p w14:paraId="03723EAD" w14:textId="77777777" w:rsidR="00331A4A" w:rsidRPr="00F77C70" w:rsidRDefault="00331A4A" w:rsidP="004730EA">
            <w:pPr>
              <w:spacing w:after="0"/>
              <w:rPr>
                <w:rFonts w:ascii="Polo" w:hAnsi="Polo"/>
                <w:lang w:val="en-US"/>
              </w:rPr>
            </w:pPr>
            <w:proofErr w:type="spellStart"/>
            <w:r w:rsidRPr="00F77C70">
              <w:rPr>
                <w:rFonts w:ascii="Polo" w:hAnsi="Polo"/>
                <w:lang w:val="en-US"/>
              </w:rPr>
              <w:t>accountNumber</w:t>
            </w:r>
            <w:proofErr w:type="spellEnd"/>
          </w:p>
        </w:tc>
        <w:tc>
          <w:tcPr>
            <w:tcW w:w="1675" w:type="dxa"/>
          </w:tcPr>
          <w:p w14:paraId="50DB225A" w14:textId="77777777" w:rsidR="00331A4A" w:rsidRPr="00F77C70" w:rsidRDefault="00331A4A" w:rsidP="004730EA">
            <w:pPr>
              <w:spacing w:after="0"/>
              <w:rPr>
                <w:rFonts w:ascii="Polo" w:hAnsi="Polo"/>
                <w:lang w:val="en-US"/>
              </w:rPr>
            </w:pPr>
            <w:r w:rsidRPr="00F77C70">
              <w:rPr>
                <w:rFonts w:ascii="Polo" w:hAnsi="Polo"/>
                <w:lang w:val="en-US"/>
              </w:rPr>
              <w:t>DE99123456781234567890,</w:t>
            </w:r>
            <w:r w:rsidRPr="00F77C70">
              <w:rPr>
                <w:rFonts w:ascii="Polo" w:hAnsi="Polo"/>
                <w:lang w:val="en-US"/>
              </w:rPr>
              <w:br/>
              <w:t>1234567890</w:t>
            </w:r>
            <w:r w:rsidRPr="00F77C70">
              <w:rPr>
                <w:rFonts w:ascii="Polo" w:hAnsi="Polo"/>
                <w:lang w:val="en-US"/>
              </w:rPr>
              <w:br/>
            </w:r>
          </w:p>
        </w:tc>
        <w:tc>
          <w:tcPr>
            <w:tcW w:w="2578" w:type="dxa"/>
          </w:tcPr>
          <w:p w14:paraId="01C1B6AF" w14:textId="77777777" w:rsidR="00331A4A" w:rsidRPr="00F77C70" w:rsidRDefault="00331A4A" w:rsidP="004730EA">
            <w:pPr>
              <w:spacing w:after="0"/>
              <w:rPr>
                <w:rFonts w:ascii="Polo" w:hAnsi="Polo"/>
                <w:lang w:val="en-US"/>
              </w:rPr>
            </w:pPr>
            <w:r w:rsidRPr="00F77C70">
              <w:rPr>
                <w:rFonts w:ascii="Polo" w:hAnsi="Polo"/>
                <w:lang w:val="en-US"/>
              </w:rPr>
              <w:t>Bank account number provided by the end-customer (IBAN or regular bank account number)</w:t>
            </w:r>
          </w:p>
        </w:tc>
        <w:tc>
          <w:tcPr>
            <w:tcW w:w="992" w:type="dxa"/>
          </w:tcPr>
          <w:p w14:paraId="7F89FED5" w14:textId="77777777" w:rsidR="00331A4A" w:rsidRPr="00F77C70" w:rsidRDefault="00331A4A" w:rsidP="004730EA">
            <w:pPr>
              <w:spacing w:after="0"/>
              <w:rPr>
                <w:rFonts w:ascii="Polo" w:hAnsi="Polo"/>
                <w:lang w:val="en-US"/>
              </w:rPr>
            </w:pPr>
            <w:r w:rsidRPr="00F77C70">
              <w:rPr>
                <w:rFonts w:ascii="Polo" w:hAnsi="Polo"/>
                <w:lang w:val="en-US"/>
              </w:rPr>
              <w:t>Query</w:t>
            </w:r>
          </w:p>
        </w:tc>
        <w:tc>
          <w:tcPr>
            <w:tcW w:w="1120" w:type="dxa"/>
          </w:tcPr>
          <w:p w14:paraId="6C023879" w14:textId="77777777" w:rsidR="00331A4A" w:rsidRPr="00F77C70" w:rsidRDefault="00331A4A" w:rsidP="004730EA">
            <w:pPr>
              <w:spacing w:after="0"/>
              <w:rPr>
                <w:rFonts w:ascii="Polo" w:hAnsi="Polo"/>
                <w:lang w:val="en-US"/>
              </w:rPr>
            </w:pPr>
            <w:r w:rsidRPr="00F77C70">
              <w:rPr>
                <w:rFonts w:ascii="Polo" w:hAnsi="Polo"/>
                <w:lang w:val="en-US"/>
              </w:rPr>
              <w:t>string</w:t>
            </w:r>
          </w:p>
        </w:tc>
        <w:tc>
          <w:tcPr>
            <w:tcW w:w="970" w:type="dxa"/>
          </w:tcPr>
          <w:p w14:paraId="2C3D7DE8" w14:textId="77777777" w:rsidR="00331A4A" w:rsidRPr="00F77C70" w:rsidRDefault="00331A4A" w:rsidP="004730EA">
            <w:pPr>
              <w:spacing w:after="0"/>
              <w:rPr>
                <w:rFonts w:ascii="Polo" w:hAnsi="Polo"/>
                <w:lang w:val="en-US"/>
              </w:rPr>
            </w:pPr>
            <w:r w:rsidRPr="00F77C70">
              <w:rPr>
                <w:rFonts w:ascii="Polo" w:hAnsi="Polo"/>
                <w:lang w:val="en-US"/>
              </w:rPr>
              <w:t>X</w:t>
            </w:r>
          </w:p>
        </w:tc>
      </w:tr>
      <w:tr w:rsidR="00331A4A" w:rsidRPr="00F77C70" w14:paraId="22DD9665" w14:textId="77777777" w:rsidTr="004730EA">
        <w:tc>
          <w:tcPr>
            <w:tcW w:w="1843" w:type="dxa"/>
          </w:tcPr>
          <w:p w14:paraId="70A44A77" w14:textId="77777777" w:rsidR="00331A4A" w:rsidRPr="00F77C70" w:rsidRDefault="00331A4A" w:rsidP="004730EA">
            <w:pPr>
              <w:spacing w:after="0"/>
              <w:rPr>
                <w:rFonts w:ascii="Polo" w:hAnsi="Polo"/>
                <w:lang w:val="en-US"/>
              </w:rPr>
            </w:pPr>
            <w:proofErr w:type="spellStart"/>
            <w:r w:rsidRPr="00F77C70">
              <w:rPr>
                <w:rFonts w:ascii="Polo" w:hAnsi="Polo"/>
                <w:lang w:val="en-US"/>
              </w:rPr>
              <w:t>bankCode</w:t>
            </w:r>
            <w:proofErr w:type="spellEnd"/>
          </w:p>
        </w:tc>
        <w:tc>
          <w:tcPr>
            <w:tcW w:w="1675" w:type="dxa"/>
          </w:tcPr>
          <w:p w14:paraId="69C9BA6D" w14:textId="77777777" w:rsidR="00331A4A" w:rsidRPr="00F77C70" w:rsidRDefault="00331A4A" w:rsidP="004730EA">
            <w:pPr>
              <w:spacing w:after="0"/>
              <w:rPr>
                <w:rFonts w:ascii="Polo" w:hAnsi="Polo"/>
                <w:lang w:val="en-US"/>
              </w:rPr>
            </w:pPr>
            <w:r w:rsidRPr="00F77C70">
              <w:rPr>
                <w:rFonts w:ascii="Polo" w:hAnsi="Polo"/>
                <w:lang w:val="en-US"/>
              </w:rPr>
              <w:t>BLZ</w:t>
            </w:r>
          </w:p>
        </w:tc>
        <w:tc>
          <w:tcPr>
            <w:tcW w:w="2578" w:type="dxa"/>
          </w:tcPr>
          <w:p w14:paraId="7B01E9E5" w14:textId="77777777" w:rsidR="00331A4A" w:rsidRPr="00F77C70" w:rsidRDefault="00331A4A" w:rsidP="004730EA">
            <w:pPr>
              <w:spacing w:after="0"/>
              <w:rPr>
                <w:rFonts w:ascii="Polo" w:hAnsi="Polo"/>
                <w:lang w:val="en-US"/>
              </w:rPr>
            </w:pPr>
            <w:r w:rsidRPr="00F77C70">
              <w:rPr>
                <w:rFonts w:ascii="Polo" w:hAnsi="Polo"/>
                <w:lang w:val="en-US"/>
              </w:rPr>
              <w:t xml:space="preserve">Bank code, is required if </w:t>
            </w:r>
            <w:proofErr w:type="spellStart"/>
            <w:r w:rsidRPr="00F77C70">
              <w:rPr>
                <w:rFonts w:ascii="Polo" w:hAnsi="Polo"/>
                <w:lang w:val="en-US"/>
              </w:rPr>
              <w:t>accountNumber</w:t>
            </w:r>
            <w:proofErr w:type="spellEnd"/>
            <w:r w:rsidRPr="00F77C70">
              <w:rPr>
                <w:rFonts w:ascii="Polo" w:hAnsi="Polo"/>
                <w:lang w:val="en-US"/>
              </w:rPr>
              <w:t xml:space="preserve"> does not start with DE</w:t>
            </w:r>
          </w:p>
        </w:tc>
        <w:tc>
          <w:tcPr>
            <w:tcW w:w="992" w:type="dxa"/>
          </w:tcPr>
          <w:p w14:paraId="1376F187" w14:textId="77777777" w:rsidR="00331A4A" w:rsidRPr="00F77C70" w:rsidRDefault="00331A4A" w:rsidP="004730EA">
            <w:pPr>
              <w:spacing w:after="0"/>
              <w:rPr>
                <w:rFonts w:ascii="Polo" w:hAnsi="Polo"/>
                <w:lang w:val="en-US"/>
              </w:rPr>
            </w:pPr>
            <w:r w:rsidRPr="00F77C70">
              <w:rPr>
                <w:rFonts w:ascii="Polo" w:hAnsi="Polo"/>
                <w:lang w:val="en-US"/>
              </w:rPr>
              <w:t>Query</w:t>
            </w:r>
          </w:p>
        </w:tc>
        <w:tc>
          <w:tcPr>
            <w:tcW w:w="1120" w:type="dxa"/>
          </w:tcPr>
          <w:p w14:paraId="551C7AC5" w14:textId="77777777" w:rsidR="00331A4A" w:rsidRPr="00F77C70" w:rsidRDefault="00331A4A" w:rsidP="004730EA">
            <w:pPr>
              <w:spacing w:after="0"/>
              <w:rPr>
                <w:rFonts w:ascii="Polo" w:hAnsi="Polo"/>
                <w:lang w:val="en-US"/>
              </w:rPr>
            </w:pPr>
            <w:r w:rsidRPr="00F77C70">
              <w:rPr>
                <w:rFonts w:ascii="Polo" w:hAnsi="Polo"/>
                <w:lang w:val="en-US"/>
              </w:rPr>
              <w:t>string</w:t>
            </w:r>
          </w:p>
        </w:tc>
        <w:tc>
          <w:tcPr>
            <w:tcW w:w="970" w:type="dxa"/>
          </w:tcPr>
          <w:p w14:paraId="409EB048" w14:textId="77777777" w:rsidR="00331A4A" w:rsidRPr="00F77C70" w:rsidRDefault="00331A4A" w:rsidP="004730EA">
            <w:pPr>
              <w:spacing w:after="0"/>
              <w:rPr>
                <w:rFonts w:ascii="Polo" w:hAnsi="Polo"/>
                <w:lang w:val="en-US"/>
              </w:rPr>
            </w:pPr>
          </w:p>
        </w:tc>
      </w:tr>
    </w:tbl>
    <w:p w14:paraId="29DF6B2C" w14:textId="77777777" w:rsidR="00331A4A" w:rsidRPr="00F77C70" w:rsidRDefault="00331A4A" w:rsidP="00331A4A">
      <w:pPr>
        <w:pStyle w:val="berschrift5"/>
        <w:rPr>
          <w:lang w:val="en-US"/>
        </w:rPr>
      </w:pPr>
      <w:r w:rsidRPr="00F77C70">
        <w:rPr>
          <w:lang w:val="en-US"/>
        </w:rPr>
        <w:t>Example request</w:t>
      </w:r>
    </w:p>
    <w:p w14:paraId="7B1F3F96" w14:textId="77777777" w:rsidR="00331A4A" w:rsidRPr="00F77C70" w:rsidRDefault="00331A4A" w:rsidP="00331A4A">
      <w:pPr>
        <w:rPr>
          <w:lang w:val="en-US"/>
        </w:rPr>
      </w:pPr>
      <w:r w:rsidRPr="00F77C70">
        <w:rPr>
          <w:lang w:val="en-US"/>
        </w:rPr>
        <w:t>GET /</w:t>
      </w:r>
      <w:proofErr w:type="spellStart"/>
      <w:r w:rsidRPr="00F77C70">
        <w:rPr>
          <w:lang w:val="en-US"/>
        </w:rPr>
        <w:t>bankname</w:t>
      </w:r>
      <w:proofErr w:type="gramStart"/>
      <w:r>
        <w:rPr>
          <w:lang w:val="en-US"/>
        </w:rPr>
        <w:t>?</w:t>
      </w:r>
      <w:r w:rsidRPr="00F77C70">
        <w:rPr>
          <w:rFonts w:ascii="Polo" w:hAnsi="Polo"/>
          <w:lang w:val="en-US"/>
        </w:rPr>
        <w:t>accountNumber</w:t>
      </w:r>
      <w:proofErr w:type="spellEnd"/>
      <w:proofErr w:type="gramEnd"/>
      <w:r>
        <w:rPr>
          <w:lang w:val="en-US"/>
        </w:rPr>
        <w:t>=</w:t>
      </w:r>
      <w:r w:rsidRPr="00F77C70">
        <w:rPr>
          <w:rFonts w:ascii="Polo" w:hAnsi="Polo"/>
          <w:lang w:val="en-US"/>
        </w:rPr>
        <w:t>DE63241511160000123456</w:t>
      </w:r>
      <w:r w:rsidRPr="00F77C70">
        <w:rPr>
          <w:rFonts w:ascii="Polo" w:hAnsi="Polo"/>
          <w:lang w:val="en-US"/>
        </w:rPr>
        <w:br/>
        <w:t>GET /</w:t>
      </w:r>
      <w:proofErr w:type="spellStart"/>
      <w:r w:rsidRPr="00F77C70">
        <w:rPr>
          <w:rFonts w:ascii="Polo" w:hAnsi="Polo"/>
          <w:lang w:val="en-US"/>
        </w:rPr>
        <w:t>bankname</w:t>
      </w:r>
      <w:r>
        <w:rPr>
          <w:rFonts w:ascii="Polo" w:hAnsi="Polo"/>
          <w:lang w:val="en-US"/>
        </w:rPr>
        <w:t>?</w:t>
      </w:r>
      <w:r w:rsidRPr="00F77C70">
        <w:rPr>
          <w:rFonts w:ascii="Polo" w:hAnsi="Polo"/>
          <w:lang w:val="en-US"/>
        </w:rPr>
        <w:t>bankCode</w:t>
      </w:r>
      <w:proofErr w:type="spellEnd"/>
      <w:r>
        <w:rPr>
          <w:rFonts w:ascii="Polo" w:hAnsi="Polo"/>
          <w:lang w:val="en-US"/>
        </w:rPr>
        <w:t>=</w:t>
      </w:r>
      <w:r w:rsidRPr="00F77C70">
        <w:rPr>
          <w:rFonts w:ascii="Polo" w:hAnsi="Polo"/>
          <w:lang w:val="en-US"/>
        </w:rPr>
        <w:t>79050000</w:t>
      </w:r>
    </w:p>
    <w:p w14:paraId="78D75E11" w14:textId="77777777" w:rsidR="00331A4A" w:rsidRPr="00F77C70" w:rsidRDefault="00331A4A" w:rsidP="00331A4A">
      <w:pPr>
        <w:pStyle w:val="berschrift5"/>
        <w:rPr>
          <w:lang w:val="en-US"/>
        </w:rPr>
      </w:pPr>
      <w:r w:rsidRPr="00F77C70">
        <w:rPr>
          <w:lang w:val="en-US"/>
        </w:rPr>
        <w:lastRenderedPageBreak/>
        <w:t>Responses</w:t>
      </w:r>
    </w:p>
    <w:tbl>
      <w:tblPr>
        <w:tblStyle w:val="MittlereSchattierung1-Akzent2"/>
        <w:tblW w:w="0" w:type="auto"/>
        <w:tblLook w:val="04A0" w:firstRow="1" w:lastRow="0" w:firstColumn="1" w:lastColumn="0" w:noHBand="0" w:noVBand="1"/>
      </w:tblPr>
      <w:tblGrid>
        <w:gridCol w:w="1384"/>
        <w:gridCol w:w="1418"/>
        <w:gridCol w:w="6484"/>
      </w:tblGrid>
      <w:tr w:rsidR="00331A4A" w:rsidRPr="00F77C70" w14:paraId="3D87E9A0" w14:textId="77777777" w:rsidTr="00473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940A6B0" w14:textId="77777777" w:rsidR="00331A4A" w:rsidRPr="00F77C70" w:rsidRDefault="00331A4A" w:rsidP="004730EA">
            <w:pPr>
              <w:rPr>
                <w:lang w:val="en-US"/>
              </w:rPr>
            </w:pPr>
            <w:r w:rsidRPr="00F77C70">
              <w:rPr>
                <w:lang w:val="en-US"/>
              </w:rPr>
              <w:t>Status code</w:t>
            </w:r>
          </w:p>
        </w:tc>
        <w:tc>
          <w:tcPr>
            <w:tcW w:w="1418" w:type="dxa"/>
          </w:tcPr>
          <w:p w14:paraId="40479929" w14:textId="77777777" w:rsidR="00331A4A" w:rsidRPr="00F77C70" w:rsidRDefault="00331A4A"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15CB910A" w14:textId="77777777" w:rsidR="00331A4A" w:rsidRPr="00F77C70" w:rsidRDefault="00331A4A"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331A4A" w:rsidRPr="00F77C70" w14:paraId="02B86180" w14:textId="77777777" w:rsidTr="00473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21A736C" w14:textId="77777777" w:rsidR="00331A4A" w:rsidRPr="00F77C70" w:rsidRDefault="00331A4A" w:rsidP="004730EA">
            <w:pPr>
              <w:rPr>
                <w:lang w:val="en-US"/>
              </w:rPr>
            </w:pPr>
            <w:r w:rsidRPr="00F77C70">
              <w:rPr>
                <w:lang w:val="en-US"/>
              </w:rPr>
              <w:t>200</w:t>
            </w:r>
          </w:p>
        </w:tc>
        <w:tc>
          <w:tcPr>
            <w:tcW w:w="1418" w:type="dxa"/>
          </w:tcPr>
          <w:p w14:paraId="6BCAB6F8" w14:textId="77777777" w:rsidR="00331A4A" w:rsidRPr="00F77C70" w:rsidRDefault="00331A4A"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5ADA45E6" w14:textId="77777777" w:rsidR="00331A4A" w:rsidRPr="00F77C70" w:rsidRDefault="00331A4A"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w:t>
            </w:r>
            <w:r w:rsidRPr="00F77C70">
              <w:rPr>
                <w:lang w:val="en-US"/>
              </w:rPr>
              <w:br/>
              <w:t xml:space="preserve">  "</w:t>
            </w:r>
            <w:proofErr w:type="spellStart"/>
            <w:r w:rsidRPr="00F77C70">
              <w:rPr>
                <w:lang w:val="en-US"/>
              </w:rPr>
              <w:t>bankname</w:t>
            </w:r>
            <w:proofErr w:type="spellEnd"/>
            <w:r w:rsidRPr="00F77C70">
              <w:rPr>
                <w:lang w:val="en-US"/>
              </w:rPr>
              <w:t>": "</w:t>
            </w:r>
            <w:proofErr w:type="spellStart"/>
            <w:r w:rsidRPr="00F77C70">
              <w:rPr>
                <w:lang w:val="en-US"/>
              </w:rPr>
              <w:t>Sparkasse</w:t>
            </w:r>
            <w:proofErr w:type="spellEnd"/>
            <w:r w:rsidRPr="00F77C70">
              <w:rPr>
                <w:lang w:val="en-US"/>
              </w:rPr>
              <w:t xml:space="preserve"> Duisburg" </w:t>
            </w:r>
            <w:r w:rsidRPr="00F77C70">
              <w:rPr>
                <w:lang w:val="en-US"/>
              </w:rPr>
              <w:br/>
              <w:t>}</w:t>
            </w:r>
          </w:p>
        </w:tc>
      </w:tr>
      <w:tr w:rsidR="00331A4A" w:rsidRPr="00AB1787" w14:paraId="337BA606" w14:textId="77777777" w:rsidTr="004730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6810FEA" w14:textId="77777777" w:rsidR="00331A4A" w:rsidRPr="00F77C70" w:rsidRDefault="00331A4A" w:rsidP="004730EA">
            <w:pPr>
              <w:rPr>
                <w:lang w:val="en-US"/>
              </w:rPr>
            </w:pPr>
            <w:r w:rsidRPr="00F77C70">
              <w:rPr>
                <w:lang w:val="en-US"/>
              </w:rPr>
              <w:t>404</w:t>
            </w:r>
          </w:p>
        </w:tc>
        <w:tc>
          <w:tcPr>
            <w:tcW w:w="1418" w:type="dxa"/>
          </w:tcPr>
          <w:p w14:paraId="504C687D" w14:textId="77777777" w:rsidR="00331A4A" w:rsidRPr="00F77C70" w:rsidRDefault="00331A4A" w:rsidP="004730EA">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Not found</w:t>
            </w:r>
          </w:p>
        </w:tc>
        <w:tc>
          <w:tcPr>
            <w:tcW w:w="6484" w:type="dxa"/>
          </w:tcPr>
          <w:p w14:paraId="1E516425" w14:textId="77777777" w:rsidR="00331A4A" w:rsidRPr="00F77C70" w:rsidRDefault="00331A4A" w:rsidP="004730EA">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w:t>
            </w:r>
            <w:r w:rsidRPr="00F77C70">
              <w:rPr>
                <w:lang w:val="en-US"/>
              </w:rPr>
              <w:br/>
              <w:t xml:space="preserve">  { "parameter": "",</w:t>
            </w:r>
            <w:r w:rsidRPr="00F77C70">
              <w:rPr>
                <w:lang w:val="en-US"/>
              </w:rPr>
              <w:br/>
              <w:t xml:space="preserve">  "code" : "ERR_BANKNAME_NOT_FOUND", </w:t>
            </w:r>
            <w:r w:rsidRPr="00F77C70">
              <w:rPr>
                <w:lang w:val="en-US"/>
              </w:rPr>
              <w:br/>
              <w:t xml:space="preserve">  "error-message": "No bank name for provided parameters found"</w:t>
            </w:r>
            <w:r w:rsidRPr="00F77C70">
              <w:rPr>
                <w:lang w:val="en-US"/>
              </w:rPr>
              <w:br/>
              <w:t xml:space="preserve">  }</w:t>
            </w:r>
            <w:r w:rsidRPr="00F77C70">
              <w:rPr>
                <w:lang w:val="en-US"/>
              </w:rPr>
              <w:br/>
              <w:t>]</w:t>
            </w:r>
          </w:p>
        </w:tc>
      </w:tr>
    </w:tbl>
    <w:p w14:paraId="52E7CF63" w14:textId="77777777" w:rsidR="00331A4A" w:rsidRPr="0041367D" w:rsidRDefault="00331A4A" w:rsidP="000776B4">
      <w:pPr>
        <w:spacing w:after="0"/>
        <w:rPr>
          <w:rFonts w:ascii="Polo" w:hAnsi="Polo"/>
          <w:color w:val="000000" w:themeColor="text1"/>
          <w:lang w:val="en-GB"/>
        </w:rPr>
      </w:pPr>
    </w:p>
    <w:p w14:paraId="43855641" w14:textId="77777777" w:rsidR="008576FC" w:rsidRDefault="008576FC" w:rsidP="008576FC">
      <w:pPr>
        <w:pStyle w:val="berschrift4"/>
        <w:rPr>
          <w:lang w:val="en-US"/>
        </w:rPr>
      </w:pPr>
      <w:r w:rsidRPr="00F77C70">
        <w:rPr>
          <w:lang w:val="en-US"/>
        </w:rPr>
        <w:t>/</w:t>
      </w:r>
      <w:proofErr w:type="spellStart"/>
      <w:r w:rsidRPr="00F77C70">
        <w:rPr>
          <w:lang w:val="en-US"/>
        </w:rPr>
        <w:t>energyprovider</w:t>
      </w:r>
      <w:r>
        <w:rPr>
          <w:lang w:val="en-US"/>
        </w:rPr>
        <w:t>s</w:t>
      </w:r>
      <w:proofErr w:type="spellEnd"/>
    </w:p>
    <w:p w14:paraId="6D4ACB56" w14:textId="77777777" w:rsidR="008576FC" w:rsidRPr="00461264" w:rsidRDefault="008576FC" w:rsidP="008576FC">
      <w:pPr>
        <w:rPr>
          <w:lang w:val="en-US"/>
        </w:rPr>
      </w:pPr>
      <w:r>
        <w:rPr>
          <w:lang w:val="en-US"/>
        </w:rPr>
        <w:t>This service enabled to autocomplete functionality for the "</w:t>
      </w:r>
      <w:proofErr w:type="spellStart"/>
      <w:r>
        <w:rPr>
          <w:lang w:val="en-US"/>
        </w:rPr>
        <w:t>Vorversorger</w:t>
      </w:r>
      <w:proofErr w:type="spellEnd"/>
      <w:r>
        <w:rPr>
          <w:lang w:val="en-US"/>
        </w:rPr>
        <w:t>" select box in the online contract application in case of an energy provider change.</w:t>
      </w:r>
    </w:p>
    <w:p w14:paraId="69678645" w14:textId="77777777" w:rsidR="008576FC" w:rsidRPr="00F77C70" w:rsidRDefault="008576FC" w:rsidP="008576FC">
      <w:pPr>
        <w:pStyle w:val="berschrift5"/>
        <w:rPr>
          <w:lang w:val="en-US"/>
        </w:rPr>
      </w:pPr>
      <w:r w:rsidRPr="00F77C70">
        <w:rPr>
          <w:lang w:val="en-US"/>
        </w:rPr>
        <w:t>Technical specification</w:t>
      </w:r>
    </w:p>
    <w:tbl>
      <w:tblPr>
        <w:tblStyle w:val="Tabellenraster"/>
        <w:tblW w:w="9128" w:type="dxa"/>
        <w:tblInd w:w="108" w:type="dxa"/>
        <w:tblLook w:val="04A0" w:firstRow="1" w:lastRow="0" w:firstColumn="1" w:lastColumn="0" w:noHBand="0" w:noVBand="1"/>
      </w:tblPr>
      <w:tblGrid>
        <w:gridCol w:w="3316"/>
        <w:gridCol w:w="2496"/>
        <w:gridCol w:w="3316"/>
      </w:tblGrid>
      <w:tr w:rsidR="008576FC" w:rsidRPr="00F77C70" w14:paraId="5E9BC93A" w14:textId="77777777" w:rsidTr="004730EA">
        <w:tc>
          <w:tcPr>
            <w:tcW w:w="3316" w:type="dxa"/>
          </w:tcPr>
          <w:p w14:paraId="4396F1CA" w14:textId="77777777" w:rsidR="008576FC" w:rsidRPr="00F77C70" w:rsidRDefault="008576FC" w:rsidP="004730EA">
            <w:pPr>
              <w:rPr>
                <w:rFonts w:ascii="Polo" w:hAnsi="Polo"/>
                <w:b/>
                <w:lang w:val="en-US"/>
              </w:rPr>
            </w:pPr>
            <w:r w:rsidRPr="00F77C70">
              <w:rPr>
                <w:rFonts w:ascii="Polo" w:hAnsi="Polo"/>
                <w:b/>
                <w:lang w:val="en-US"/>
              </w:rPr>
              <w:t>Request type</w:t>
            </w:r>
          </w:p>
        </w:tc>
        <w:tc>
          <w:tcPr>
            <w:tcW w:w="2496" w:type="dxa"/>
          </w:tcPr>
          <w:p w14:paraId="10C69B5E" w14:textId="77777777" w:rsidR="008576FC" w:rsidRPr="00F77C70" w:rsidRDefault="008576FC" w:rsidP="004730EA">
            <w:pPr>
              <w:rPr>
                <w:rFonts w:ascii="Polo" w:hAnsi="Polo"/>
                <w:lang w:val="en-US"/>
              </w:rPr>
            </w:pPr>
            <w:r w:rsidRPr="00F77C70">
              <w:rPr>
                <w:rFonts w:ascii="Polo" w:hAnsi="Polo"/>
                <w:lang w:val="en-US"/>
              </w:rPr>
              <w:t>GET</w:t>
            </w:r>
          </w:p>
        </w:tc>
        <w:tc>
          <w:tcPr>
            <w:tcW w:w="3316" w:type="dxa"/>
          </w:tcPr>
          <w:p w14:paraId="2E43157B" w14:textId="77777777" w:rsidR="008576FC" w:rsidRPr="00F77C70" w:rsidRDefault="008576FC" w:rsidP="004730EA">
            <w:pPr>
              <w:rPr>
                <w:rFonts w:ascii="Polo" w:hAnsi="Polo"/>
                <w:lang w:val="en-US"/>
              </w:rPr>
            </w:pPr>
          </w:p>
        </w:tc>
      </w:tr>
      <w:tr w:rsidR="008576FC" w:rsidRPr="00F77C70" w14:paraId="7388470E" w14:textId="77777777" w:rsidTr="004730EA">
        <w:tc>
          <w:tcPr>
            <w:tcW w:w="3316" w:type="dxa"/>
          </w:tcPr>
          <w:p w14:paraId="1983A318" w14:textId="77777777" w:rsidR="008576FC" w:rsidRPr="00F77C70" w:rsidRDefault="008576FC" w:rsidP="004730EA">
            <w:pPr>
              <w:rPr>
                <w:rFonts w:ascii="Polo" w:hAnsi="Polo"/>
                <w:b/>
                <w:lang w:val="en-US"/>
              </w:rPr>
            </w:pPr>
            <w:r w:rsidRPr="00F77C70">
              <w:rPr>
                <w:rFonts w:ascii="Polo" w:hAnsi="Polo"/>
                <w:b/>
                <w:lang w:val="en-US"/>
              </w:rPr>
              <w:t>Response type</w:t>
            </w:r>
          </w:p>
        </w:tc>
        <w:tc>
          <w:tcPr>
            <w:tcW w:w="2496" w:type="dxa"/>
          </w:tcPr>
          <w:p w14:paraId="6A148E35" w14:textId="77777777" w:rsidR="008576FC" w:rsidRPr="00F77C70" w:rsidRDefault="008576FC" w:rsidP="004730EA">
            <w:pPr>
              <w:rPr>
                <w:rFonts w:ascii="Polo" w:hAnsi="Polo"/>
                <w:lang w:val="en-US"/>
              </w:rPr>
            </w:pPr>
            <w:r w:rsidRPr="00F77C70">
              <w:rPr>
                <w:rFonts w:ascii="Polo" w:hAnsi="Polo"/>
                <w:lang w:val="en-US"/>
              </w:rPr>
              <w:t>JSON</w:t>
            </w:r>
          </w:p>
        </w:tc>
        <w:tc>
          <w:tcPr>
            <w:tcW w:w="3316" w:type="dxa"/>
          </w:tcPr>
          <w:p w14:paraId="31A073D4" w14:textId="77777777" w:rsidR="008576FC" w:rsidRPr="00F77C70" w:rsidRDefault="008576FC" w:rsidP="004730EA">
            <w:pPr>
              <w:rPr>
                <w:rFonts w:ascii="Polo" w:hAnsi="Polo"/>
                <w:lang w:val="en-US"/>
              </w:rPr>
            </w:pPr>
          </w:p>
        </w:tc>
      </w:tr>
    </w:tbl>
    <w:p w14:paraId="4E1AE962" w14:textId="77777777" w:rsidR="008576FC" w:rsidRPr="00F77C70" w:rsidRDefault="008576FC" w:rsidP="008576FC">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8576FC" w:rsidRPr="00F77C70" w14:paraId="78D66C66" w14:textId="77777777" w:rsidTr="004730EA">
        <w:tc>
          <w:tcPr>
            <w:tcW w:w="1843" w:type="dxa"/>
            <w:shd w:val="clear" w:color="auto" w:fill="D9D9D9" w:themeFill="background1" w:themeFillShade="D9"/>
          </w:tcPr>
          <w:p w14:paraId="797833D5" w14:textId="77777777" w:rsidR="008576FC" w:rsidRPr="00F77C70" w:rsidRDefault="008576FC" w:rsidP="004730EA">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13696D6A" w14:textId="77777777" w:rsidR="008576FC" w:rsidRPr="00F77C70" w:rsidRDefault="008576FC" w:rsidP="004730EA">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4E9738B9" w14:textId="77777777" w:rsidR="008576FC" w:rsidRPr="00F77C70" w:rsidRDefault="008576FC" w:rsidP="004730EA">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1A67FA69" w14:textId="77777777" w:rsidR="008576FC" w:rsidRPr="00F77C70" w:rsidRDefault="008576FC" w:rsidP="004730EA">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21FE4286" w14:textId="77777777" w:rsidR="008576FC" w:rsidRPr="00F77C70" w:rsidRDefault="008576FC" w:rsidP="004730EA">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324AC0E2" w14:textId="77777777" w:rsidR="008576FC" w:rsidRPr="00F77C70" w:rsidRDefault="008576FC" w:rsidP="004730EA">
            <w:pPr>
              <w:spacing w:after="0"/>
              <w:rPr>
                <w:rFonts w:ascii="Polo" w:hAnsi="Polo"/>
                <w:b/>
                <w:lang w:val="en-US"/>
              </w:rPr>
            </w:pPr>
            <w:r w:rsidRPr="00F77C70">
              <w:rPr>
                <w:rFonts w:ascii="Polo" w:hAnsi="Polo"/>
                <w:b/>
                <w:lang w:val="en-US"/>
              </w:rPr>
              <w:t>Required</w:t>
            </w:r>
          </w:p>
        </w:tc>
      </w:tr>
      <w:tr w:rsidR="008576FC" w:rsidRPr="00F77C70" w14:paraId="4AE3C6E8" w14:textId="77777777" w:rsidTr="004730EA">
        <w:tc>
          <w:tcPr>
            <w:tcW w:w="1843" w:type="dxa"/>
          </w:tcPr>
          <w:p w14:paraId="55097E23" w14:textId="77777777" w:rsidR="008576FC" w:rsidRPr="00F77C70" w:rsidRDefault="008576FC" w:rsidP="004730EA">
            <w:pPr>
              <w:spacing w:after="0"/>
              <w:rPr>
                <w:rFonts w:ascii="Polo" w:hAnsi="Polo"/>
                <w:lang w:val="en-US"/>
              </w:rPr>
            </w:pPr>
            <w:r w:rsidRPr="00F77C70">
              <w:rPr>
                <w:rFonts w:ascii="Polo" w:hAnsi="Polo"/>
                <w:lang w:val="en-US"/>
              </w:rPr>
              <w:t>name</w:t>
            </w:r>
          </w:p>
        </w:tc>
        <w:tc>
          <w:tcPr>
            <w:tcW w:w="1675" w:type="dxa"/>
          </w:tcPr>
          <w:p w14:paraId="6838F2EF" w14:textId="77777777" w:rsidR="008576FC" w:rsidRPr="00F77C70" w:rsidRDefault="008576FC" w:rsidP="004730EA">
            <w:pPr>
              <w:spacing w:after="0"/>
              <w:rPr>
                <w:rFonts w:ascii="Polo" w:hAnsi="Polo"/>
                <w:lang w:val="en-US"/>
              </w:rPr>
            </w:pPr>
            <w:r w:rsidRPr="00F77C70">
              <w:rPr>
                <w:rFonts w:ascii="Polo" w:hAnsi="Polo"/>
                <w:lang w:val="en-US"/>
              </w:rPr>
              <w:t>eon</w:t>
            </w:r>
            <w:r w:rsidRPr="00F77C70">
              <w:rPr>
                <w:rFonts w:ascii="Polo" w:hAnsi="Polo"/>
                <w:lang w:val="en-US"/>
              </w:rPr>
              <w:br/>
            </w:r>
          </w:p>
        </w:tc>
        <w:tc>
          <w:tcPr>
            <w:tcW w:w="2578" w:type="dxa"/>
          </w:tcPr>
          <w:p w14:paraId="6BCC9C14" w14:textId="77777777" w:rsidR="008576FC" w:rsidRPr="00F77C70" w:rsidRDefault="008576FC" w:rsidP="004730EA">
            <w:pPr>
              <w:spacing w:after="0"/>
              <w:rPr>
                <w:rFonts w:ascii="Polo" w:hAnsi="Polo"/>
                <w:lang w:val="en-US"/>
              </w:rPr>
            </w:pPr>
            <w:r w:rsidRPr="00F77C70">
              <w:rPr>
                <w:rFonts w:ascii="Polo" w:hAnsi="Polo"/>
                <w:lang w:val="en-US"/>
              </w:rPr>
              <w:t>At least the first three letters of the energy provider</w:t>
            </w:r>
          </w:p>
        </w:tc>
        <w:tc>
          <w:tcPr>
            <w:tcW w:w="992" w:type="dxa"/>
          </w:tcPr>
          <w:p w14:paraId="238CA2A1" w14:textId="77777777" w:rsidR="008576FC" w:rsidRPr="00F77C70" w:rsidRDefault="008576FC" w:rsidP="004730EA">
            <w:pPr>
              <w:spacing w:after="0"/>
              <w:rPr>
                <w:rFonts w:ascii="Polo" w:hAnsi="Polo"/>
                <w:lang w:val="en-US"/>
              </w:rPr>
            </w:pPr>
            <w:r w:rsidRPr="00F77C70">
              <w:rPr>
                <w:rFonts w:ascii="Polo" w:hAnsi="Polo"/>
                <w:lang w:val="en-US"/>
              </w:rPr>
              <w:t>Query</w:t>
            </w:r>
          </w:p>
        </w:tc>
        <w:tc>
          <w:tcPr>
            <w:tcW w:w="1120" w:type="dxa"/>
          </w:tcPr>
          <w:p w14:paraId="6547BB99" w14:textId="77777777" w:rsidR="008576FC" w:rsidRPr="00F77C70" w:rsidRDefault="008576FC" w:rsidP="004730EA">
            <w:pPr>
              <w:spacing w:after="0"/>
              <w:rPr>
                <w:rFonts w:ascii="Polo" w:hAnsi="Polo"/>
                <w:lang w:val="en-US"/>
              </w:rPr>
            </w:pPr>
            <w:r w:rsidRPr="00F77C70">
              <w:rPr>
                <w:rFonts w:ascii="Polo" w:hAnsi="Polo"/>
                <w:lang w:val="en-US"/>
              </w:rPr>
              <w:t>string</w:t>
            </w:r>
          </w:p>
        </w:tc>
        <w:tc>
          <w:tcPr>
            <w:tcW w:w="970" w:type="dxa"/>
          </w:tcPr>
          <w:p w14:paraId="0BF4D6DE" w14:textId="77777777" w:rsidR="008576FC" w:rsidRPr="00F77C70" w:rsidRDefault="008576FC" w:rsidP="004730EA">
            <w:pPr>
              <w:spacing w:after="0"/>
              <w:rPr>
                <w:rFonts w:ascii="Polo" w:hAnsi="Polo"/>
                <w:lang w:val="en-US"/>
              </w:rPr>
            </w:pPr>
            <w:r w:rsidRPr="00F77C70">
              <w:rPr>
                <w:rFonts w:ascii="Polo" w:hAnsi="Polo"/>
                <w:lang w:val="en-US"/>
              </w:rPr>
              <w:t>X</w:t>
            </w:r>
          </w:p>
        </w:tc>
      </w:tr>
      <w:tr w:rsidR="008576FC" w:rsidRPr="00F77C70" w14:paraId="218963D0" w14:textId="77777777" w:rsidTr="004730EA">
        <w:tc>
          <w:tcPr>
            <w:tcW w:w="1843" w:type="dxa"/>
          </w:tcPr>
          <w:p w14:paraId="1F529E55" w14:textId="77777777" w:rsidR="008576FC" w:rsidRPr="00F77C70" w:rsidRDefault="008576FC" w:rsidP="004730EA">
            <w:pPr>
              <w:spacing w:after="0"/>
              <w:rPr>
                <w:rFonts w:ascii="Polo" w:hAnsi="Polo"/>
                <w:lang w:val="en-US"/>
              </w:rPr>
            </w:pPr>
            <w:proofErr w:type="spellStart"/>
            <w:r w:rsidRPr="00F77C70">
              <w:rPr>
                <w:rFonts w:ascii="Polo" w:hAnsi="Polo"/>
                <w:lang w:val="en-US"/>
              </w:rPr>
              <w:t>productType</w:t>
            </w:r>
            <w:proofErr w:type="spellEnd"/>
          </w:p>
        </w:tc>
        <w:tc>
          <w:tcPr>
            <w:tcW w:w="1675" w:type="dxa"/>
          </w:tcPr>
          <w:p w14:paraId="3F90D382" w14:textId="77777777" w:rsidR="008576FC" w:rsidRPr="00F77C70" w:rsidRDefault="008576FC" w:rsidP="004730EA">
            <w:pPr>
              <w:spacing w:after="0"/>
              <w:rPr>
                <w:rFonts w:ascii="Polo" w:hAnsi="Polo"/>
                <w:lang w:val="en-US"/>
              </w:rPr>
            </w:pPr>
            <w:r w:rsidRPr="00F77C70">
              <w:rPr>
                <w:rFonts w:ascii="Polo" w:hAnsi="Polo"/>
                <w:lang w:val="en-US"/>
              </w:rPr>
              <w:t xml:space="preserve">Strom / </w:t>
            </w:r>
            <w:proofErr w:type="spellStart"/>
            <w:r w:rsidRPr="00F77C70">
              <w:rPr>
                <w:rFonts w:ascii="Polo" w:hAnsi="Polo"/>
                <w:lang w:val="en-US"/>
              </w:rPr>
              <w:t>Erdgas</w:t>
            </w:r>
            <w:proofErr w:type="spellEnd"/>
          </w:p>
        </w:tc>
        <w:tc>
          <w:tcPr>
            <w:tcW w:w="2578" w:type="dxa"/>
          </w:tcPr>
          <w:p w14:paraId="320EF7A5" w14:textId="77777777" w:rsidR="008576FC" w:rsidRPr="00F77C70" w:rsidRDefault="008576FC" w:rsidP="004730EA">
            <w:pPr>
              <w:spacing w:after="0"/>
              <w:rPr>
                <w:rFonts w:ascii="Polo" w:hAnsi="Polo"/>
                <w:lang w:val="en-US"/>
              </w:rPr>
            </w:pPr>
            <w:r w:rsidRPr="00F77C70">
              <w:rPr>
                <w:rFonts w:ascii="Polo" w:hAnsi="Polo"/>
                <w:lang w:val="en-US"/>
              </w:rPr>
              <w:t>The product type</w:t>
            </w:r>
          </w:p>
        </w:tc>
        <w:tc>
          <w:tcPr>
            <w:tcW w:w="992" w:type="dxa"/>
          </w:tcPr>
          <w:p w14:paraId="033F517B" w14:textId="77777777" w:rsidR="008576FC" w:rsidRPr="00F77C70" w:rsidRDefault="008576FC" w:rsidP="004730EA">
            <w:pPr>
              <w:spacing w:after="0"/>
              <w:rPr>
                <w:rFonts w:ascii="Polo" w:hAnsi="Polo"/>
                <w:lang w:val="en-US"/>
              </w:rPr>
            </w:pPr>
            <w:r w:rsidRPr="00F77C70">
              <w:rPr>
                <w:rFonts w:ascii="Polo" w:hAnsi="Polo"/>
                <w:lang w:val="en-US"/>
              </w:rPr>
              <w:t>Query</w:t>
            </w:r>
          </w:p>
        </w:tc>
        <w:tc>
          <w:tcPr>
            <w:tcW w:w="1120" w:type="dxa"/>
          </w:tcPr>
          <w:p w14:paraId="2F259BAC" w14:textId="77777777" w:rsidR="008576FC" w:rsidRPr="00F77C70" w:rsidRDefault="008576FC" w:rsidP="004730EA">
            <w:pPr>
              <w:spacing w:after="0"/>
              <w:rPr>
                <w:rFonts w:ascii="Polo" w:hAnsi="Polo"/>
                <w:lang w:val="en-US"/>
              </w:rPr>
            </w:pPr>
            <w:r w:rsidRPr="00F77C70">
              <w:rPr>
                <w:rFonts w:ascii="Polo" w:hAnsi="Polo"/>
                <w:lang w:val="en-US"/>
              </w:rPr>
              <w:t>string</w:t>
            </w:r>
          </w:p>
        </w:tc>
        <w:tc>
          <w:tcPr>
            <w:tcW w:w="970" w:type="dxa"/>
          </w:tcPr>
          <w:p w14:paraId="50D1F3F8" w14:textId="77777777" w:rsidR="008576FC" w:rsidRPr="00F77C70" w:rsidRDefault="008576FC" w:rsidP="004730EA">
            <w:pPr>
              <w:spacing w:after="0"/>
              <w:rPr>
                <w:rFonts w:ascii="Polo" w:hAnsi="Polo"/>
                <w:lang w:val="en-US"/>
              </w:rPr>
            </w:pPr>
            <w:r w:rsidRPr="00F77C70">
              <w:rPr>
                <w:rFonts w:ascii="Polo" w:hAnsi="Polo"/>
                <w:lang w:val="en-US"/>
              </w:rPr>
              <w:t>X</w:t>
            </w:r>
          </w:p>
        </w:tc>
      </w:tr>
    </w:tbl>
    <w:p w14:paraId="2EC6D990" w14:textId="77777777" w:rsidR="008576FC" w:rsidRPr="00F77C70" w:rsidRDefault="008576FC" w:rsidP="008576FC">
      <w:pPr>
        <w:pStyle w:val="berschrift5"/>
        <w:rPr>
          <w:lang w:val="en-US"/>
        </w:rPr>
      </w:pPr>
      <w:r w:rsidRPr="00F77C70">
        <w:rPr>
          <w:lang w:val="en-US"/>
        </w:rPr>
        <w:t>Example request</w:t>
      </w:r>
    </w:p>
    <w:p w14:paraId="1D95293B" w14:textId="77777777" w:rsidR="008576FC" w:rsidRPr="00691D31" w:rsidRDefault="008576FC" w:rsidP="008576FC">
      <w:r w:rsidRPr="00691D31">
        <w:lastRenderedPageBreak/>
        <w:t>GET /</w:t>
      </w:r>
      <w:proofErr w:type="spellStart"/>
      <w:r w:rsidRPr="00691D31">
        <w:t>energyprovider</w:t>
      </w:r>
      <w:r>
        <w:t>s</w:t>
      </w:r>
      <w:proofErr w:type="gramStart"/>
      <w:r>
        <w:t>?</w:t>
      </w:r>
      <w:r w:rsidRPr="00691D31">
        <w:rPr>
          <w:rFonts w:ascii="Polo" w:hAnsi="Polo"/>
        </w:rPr>
        <w:t>name</w:t>
      </w:r>
      <w:proofErr w:type="spellEnd"/>
      <w:proofErr w:type="gramEnd"/>
      <w:r>
        <w:t>=</w:t>
      </w:r>
      <w:proofErr w:type="spellStart"/>
      <w:r w:rsidRPr="00691D31">
        <w:rPr>
          <w:rFonts w:ascii="Polo" w:hAnsi="Polo"/>
        </w:rPr>
        <w:t>E-WIE</w:t>
      </w:r>
      <w:r>
        <w:rPr>
          <w:rFonts w:ascii="Polo" w:hAnsi="Polo"/>
        </w:rPr>
        <w:t>&amp;productT</w:t>
      </w:r>
      <w:r w:rsidRPr="00691D31">
        <w:rPr>
          <w:rFonts w:ascii="Polo" w:hAnsi="Polo"/>
        </w:rPr>
        <w:t>ype</w:t>
      </w:r>
      <w:proofErr w:type="spellEnd"/>
      <w:r>
        <w:rPr>
          <w:rFonts w:ascii="Polo" w:hAnsi="Polo"/>
        </w:rPr>
        <w:t>=</w:t>
      </w:r>
      <w:r w:rsidRPr="00691D31">
        <w:rPr>
          <w:rFonts w:ascii="Polo" w:hAnsi="Polo"/>
        </w:rPr>
        <w:t>Strom</w:t>
      </w:r>
    </w:p>
    <w:p w14:paraId="7E5B6D95" w14:textId="77777777" w:rsidR="008576FC" w:rsidRPr="00F77C70" w:rsidRDefault="008576FC" w:rsidP="008576FC">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8576FC" w:rsidRPr="00F77C70" w14:paraId="7D6DC05E" w14:textId="77777777" w:rsidTr="00473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87F354" w14:textId="77777777" w:rsidR="008576FC" w:rsidRPr="00F77C70" w:rsidRDefault="008576FC" w:rsidP="004730EA">
            <w:pPr>
              <w:rPr>
                <w:lang w:val="en-US"/>
              </w:rPr>
            </w:pPr>
            <w:r w:rsidRPr="00F77C70">
              <w:rPr>
                <w:lang w:val="en-US"/>
              </w:rPr>
              <w:t>Status code</w:t>
            </w:r>
          </w:p>
        </w:tc>
        <w:tc>
          <w:tcPr>
            <w:tcW w:w="1418" w:type="dxa"/>
          </w:tcPr>
          <w:p w14:paraId="3E8E9D48" w14:textId="77777777" w:rsidR="008576FC" w:rsidRPr="00F77C70" w:rsidRDefault="008576FC"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00349CBD" w14:textId="77777777" w:rsidR="008576FC" w:rsidRPr="00F77C70" w:rsidRDefault="008576FC"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8576FC" w:rsidRPr="00F77C70" w14:paraId="67A0F542" w14:textId="77777777" w:rsidTr="00473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679E1D0" w14:textId="77777777" w:rsidR="008576FC" w:rsidRPr="00F77C70" w:rsidRDefault="008576FC" w:rsidP="004730EA">
            <w:pPr>
              <w:rPr>
                <w:lang w:val="en-US"/>
              </w:rPr>
            </w:pPr>
            <w:r w:rsidRPr="00F77C70">
              <w:rPr>
                <w:lang w:val="en-US"/>
              </w:rPr>
              <w:t>200</w:t>
            </w:r>
          </w:p>
        </w:tc>
        <w:tc>
          <w:tcPr>
            <w:tcW w:w="1418" w:type="dxa"/>
          </w:tcPr>
          <w:p w14:paraId="3CD8E6F8" w14:textId="77777777" w:rsidR="008576FC" w:rsidRPr="00F77C70" w:rsidRDefault="008576FC"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68217C0D" w14:textId="77777777" w:rsidR="008576FC" w:rsidRPr="00691D31" w:rsidRDefault="008576FC" w:rsidP="004730EA">
            <w:pPr>
              <w:cnfStyle w:val="000000100000" w:firstRow="0" w:lastRow="0" w:firstColumn="0" w:lastColumn="0" w:oddVBand="0" w:evenVBand="0" w:oddHBand="1" w:evenHBand="0" w:firstRowFirstColumn="0" w:firstRowLastColumn="0" w:lastRowFirstColumn="0" w:lastRowLastColumn="0"/>
            </w:pPr>
            <w:r w:rsidRPr="00691D31">
              <w:t>[</w:t>
            </w:r>
            <w:r w:rsidRPr="00691D31">
              <w:br/>
              <w:t xml:space="preserve">  "E.ON Hanse",</w:t>
            </w:r>
            <w:r w:rsidRPr="00691D31">
              <w:br/>
              <w:t xml:space="preserve">  "E.ON Avacon",</w:t>
            </w:r>
            <w:r w:rsidRPr="00691D31">
              <w:br/>
              <w:t xml:space="preserve">  "Stadtwerke M\u00fcnchen"</w:t>
            </w:r>
            <w:r w:rsidRPr="00691D31">
              <w:br/>
              <w:t>]</w:t>
            </w:r>
          </w:p>
        </w:tc>
      </w:tr>
    </w:tbl>
    <w:p w14:paraId="3DC53216" w14:textId="77777777" w:rsidR="0083172C" w:rsidRDefault="0083172C" w:rsidP="0041367D">
      <w:pPr>
        <w:spacing w:after="0"/>
      </w:pPr>
    </w:p>
    <w:p w14:paraId="0C981C49" w14:textId="77777777" w:rsidR="00847B0B" w:rsidRDefault="00847B0B" w:rsidP="00847B0B">
      <w:pPr>
        <w:pStyle w:val="berschrift4"/>
        <w:rPr>
          <w:lang w:val="en-US"/>
        </w:rPr>
      </w:pPr>
      <w:r w:rsidRPr="00F77C70">
        <w:rPr>
          <w:lang w:val="en-US"/>
        </w:rPr>
        <w:t>/streets</w:t>
      </w:r>
    </w:p>
    <w:p w14:paraId="4281E37A" w14:textId="77777777" w:rsidR="00847B0B" w:rsidRPr="00405CC7" w:rsidRDefault="00847B0B" w:rsidP="00847B0B">
      <w:pPr>
        <w:rPr>
          <w:lang w:val="en-US"/>
        </w:rPr>
      </w:pPr>
      <w:r>
        <w:rPr>
          <w:lang w:val="en-US"/>
        </w:rPr>
        <w:t>This service enables to autocomplete for input field "</w:t>
      </w:r>
      <w:proofErr w:type="spellStart"/>
      <w:r>
        <w:rPr>
          <w:lang w:val="en-US"/>
        </w:rPr>
        <w:t>Straße</w:t>
      </w:r>
      <w:proofErr w:type="spellEnd"/>
      <w:r>
        <w:rPr>
          <w:lang w:val="en-US"/>
        </w:rPr>
        <w:t>" for both "</w:t>
      </w:r>
      <w:proofErr w:type="spellStart"/>
      <w:r>
        <w:rPr>
          <w:lang w:val="en-US"/>
        </w:rPr>
        <w:t>Lieferanschrift</w:t>
      </w:r>
      <w:proofErr w:type="spellEnd"/>
      <w:r>
        <w:rPr>
          <w:lang w:val="en-US"/>
        </w:rPr>
        <w:t xml:space="preserve">" and "Alternative </w:t>
      </w:r>
      <w:proofErr w:type="spellStart"/>
      <w:r>
        <w:rPr>
          <w:lang w:val="en-US"/>
        </w:rPr>
        <w:t>Rechnungsanschrift</w:t>
      </w:r>
      <w:proofErr w:type="spellEnd"/>
      <w:r>
        <w:rPr>
          <w:lang w:val="en-US"/>
        </w:rPr>
        <w:t>" in the online contract application.</w:t>
      </w:r>
    </w:p>
    <w:p w14:paraId="0C0099B0" w14:textId="77777777" w:rsidR="00847B0B" w:rsidRPr="00F77C70" w:rsidRDefault="00847B0B" w:rsidP="00847B0B">
      <w:pPr>
        <w:pStyle w:val="berschrift5"/>
        <w:rPr>
          <w:lang w:val="en-US"/>
        </w:rPr>
      </w:pPr>
      <w:r w:rsidRPr="00F77C70">
        <w:rPr>
          <w:lang w:val="en-US"/>
        </w:rPr>
        <w:t>Technical specification</w:t>
      </w:r>
    </w:p>
    <w:tbl>
      <w:tblPr>
        <w:tblStyle w:val="Tabellenraster"/>
        <w:tblW w:w="9128" w:type="dxa"/>
        <w:tblInd w:w="108" w:type="dxa"/>
        <w:tblLook w:val="04A0" w:firstRow="1" w:lastRow="0" w:firstColumn="1" w:lastColumn="0" w:noHBand="0" w:noVBand="1"/>
      </w:tblPr>
      <w:tblGrid>
        <w:gridCol w:w="3316"/>
        <w:gridCol w:w="2496"/>
        <w:gridCol w:w="3316"/>
      </w:tblGrid>
      <w:tr w:rsidR="00847B0B" w:rsidRPr="00F77C70" w14:paraId="6A76BBC0" w14:textId="77777777" w:rsidTr="004730EA">
        <w:tc>
          <w:tcPr>
            <w:tcW w:w="3316" w:type="dxa"/>
          </w:tcPr>
          <w:p w14:paraId="0E14AAAA" w14:textId="77777777" w:rsidR="00847B0B" w:rsidRPr="00F77C70" w:rsidRDefault="00847B0B" w:rsidP="004730EA">
            <w:pPr>
              <w:rPr>
                <w:rFonts w:ascii="Polo" w:hAnsi="Polo"/>
                <w:b/>
                <w:lang w:val="en-US"/>
              </w:rPr>
            </w:pPr>
            <w:r w:rsidRPr="00F77C70">
              <w:rPr>
                <w:rFonts w:ascii="Polo" w:hAnsi="Polo"/>
                <w:b/>
                <w:lang w:val="en-US"/>
              </w:rPr>
              <w:t>Request type</w:t>
            </w:r>
          </w:p>
        </w:tc>
        <w:tc>
          <w:tcPr>
            <w:tcW w:w="2496" w:type="dxa"/>
          </w:tcPr>
          <w:p w14:paraId="49E3F84D" w14:textId="77777777" w:rsidR="00847B0B" w:rsidRPr="00F77C70" w:rsidRDefault="00847B0B" w:rsidP="004730EA">
            <w:pPr>
              <w:rPr>
                <w:rFonts w:ascii="Polo" w:hAnsi="Polo"/>
                <w:lang w:val="en-US"/>
              </w:rPr>
            </w:pPr>
            <w:r w:rsidRPr="00F77C70">
              <w:rPr>
                <w:rFonts w:ascii="Polo" w:hAnsi="Polo"/>
                <w:lang w:val="en-US"/>
              </w:rPr>
              <w:t>GET</w:t>
            </w:r>
          </w:p>
        </w:tc>
        <w:tc>
          <w:tcPr>
            <w:tcW w:w="3316" w:type="dxa"/>
          </w:tcPr>
          <w:p w14:paraId="49B972D2" w14:textId="77777777" w:rsidR="00847B0B" w:rsidRPr="00F77C70" w:rsidRDefault="00847B0B" w:rsidP="004730EA">
            <w:pPr>
              <w:rPr>
                <w:rFonts w:ascii="Polo" w:hAnsi="Polo"/>
                <w:lang w:val="en-US"/>
              </w:rPr>
            </w:pPr>
          </w:p>
        </w:tc>
      </w:tr>
      <w:tr w:rsidR="00847B0B" w:rsidRPr="00F77C70" w14:paraId="5C70F7DE" w14:textId="77777777" w:rsidTr="004730EA">
        <w:tc>
          <w:tcPr>
            <w:tcW w:w="3316" w:type="dxa"/>
          </w:tcPr>
          <w:p w14:paraId="680DB04E" w14:textId="77777777" w:rsidR="00847B0B" w:rsidRPr="00F77C70" w:rsidRDefault="00847B0B" w:rsidP="004730EA">
            <w:pPr>
              <w:rPr>
                <w:rFonts w:ascii="Polo" w:hAnsi="Polo"/>
                <w:b/>
                <w:lang w:val="en-US"/>
              </w:rPr>
            </w:pPr>
            <w:r w:rsidRPr="00F77C70">
              <w:rPr>
                <w:rFonts w:ascii="Polo" w:hAnsi="Polo"/>
                <w:b/>
                <w:lang w:val="en-US"/>
              </w:rPr>
              <w:t>Response type</w:t>
            </w:r>
          </w:p>
        </w:tc>
        <w:tc>
          <w:tcPr>
            <w:tcW w:w="2496" w:type="dxa"/>
          </w:tcPr>
          <w:p w14:paraId="70318E54" w14:textId="77777777" w:rsidR="00847B0B" w:rsidRPr="00F77C70" w:rsidRDefault="00847B0B" w:rsidP="004730EA">
            <w:pPr>
              <w:rPr>
                <w:rFonts w:ascii="Polo" w:hAnsi="Polo"/>
                <w:lang w:val="en-US"/>
              </w:rPr>
            </w:pPr>
            <w:r w:rsidRPr="00F77C70">
              <w:rPr>
                <w:rFonts w:ascii="Polo" w:hAnsi="Polo"/>
                <w:lang w:val="en-US"/>
              </w:rPr>
              <w:t>JSON</w:t>
            </w:r>
          </w:p>
        </w:tc>
        <w:tc>
          <w:tcPr>
            <w:tcW w:w="3316" w:type="dxa"/>
          </w:tcPr>
          <w:p w14:paraId="382E1F3B" w14:textId="77777777" w:rsidR="00847B0B" w:rsidRPr="00F77C70" w:rsidRDefault="00847B0B" w:rsidP="004730EA">
            <w:pPr>
              <w:rPr>
                <w:rFonts w:ascii="Polo" w:hAnsi="Polo"/>
                <w:lang w:val="en-US"/>
              </w:rPr>
            </w:pPr>
          </w:p>
        </w:tc>
      </w:tr>
    </w:tbl>
    <w:p w14:paraId="74E1ECE4" w14:textId="77777777" w:rsidR="00847B0B" w:rsidRPr="00F77C70" w:rsidRDefault="00847B0B" w:rsidP="00847B0B">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847B0B" w:rsidRPr="00F77C70" w14:paraId="1F56CDA7" w14:textId="77777777" w:rsidTr="004730EA">
        <w:tc>
          <w:tcPr>
            <w:tcW w:w="1843" w:type="dxa"/>
            <w:shd w:val="clear" w:color="auto" w:fill="D9D9D9" w:themeFill="background1" w:themeFillShade="D9"/>
          </w:tcPr>
          <w:p w14:paraId="1A49E097" w14:textId="77777777" w:rsidR="00847B0B" w:rsidRPr="00F77C70" w:rsidRDefault="00847B0B" w:rsidP="004730EA">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1F39BAC7" w14:textId="77777777" w:rsidR="00847B0B" w:rsidRPr="00F77C70" w:rsidRDefault="00847B0B" w:rsidP="004730EA">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04BF276F" w14:textId="77777777" w:rsidR="00847B0B" w:rsidRPr="00F77C70" w:rsidRDefault="00847B0B" w:rsidP="004730EA">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34587736" w14:textId="77777777" w:rsidR="00847B0B" w:rsidRPr="00F77C70" w:rsidRDefault="00847B0B" w:rsidP="004730EA">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40E21AB3" w14:textId="77777777" w:rsidR="00847B0B" w:rsidRPr="00F77C70" w:rsidRDefault="00847B0B" w:rsidP="004730EA">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3D2714D4" w14:textId="77777777" w:rsidR="00847B0B" w:rsidRPr="00F77C70" w:rsidRDefault="00847B0B" w:rsidP="004730EA">
            <w:pPr>
              <w:spacing w:after="0"/>
              <w:rPr>
                <w:rFonts w:ascii="Polo" w:hAnsi="Polo"/>
                <w:b/>
                <w:lang w:val="en-US"/>
              </w:rPr>
            </w:pPr>
            <w:r w:rsidRPr="00F77C70">
              <w:rPr>
                <w:rFonts w:ascii="Polo" w:hAnsi="Polo"/>
                <w:b/>
                <w:lang w:val="en-US"/>
              </w:rPr>
              <w:t>Required</w:t>
            </w:r>
          </w:p>
        </w:tc>
      </w:tr>
      <w:tr w:rsidR="00847B0B" w:rsidRPr="00F77C70" w14:paraId="423E3522" w14:textId="77777777" w:rsidTr="004730EA">
        <w:tc>
          <w:tcPr>
            <w:tcW w:w="1843" w:type="dxa"/>
          </w:tcPr>
          <w:p w14:paraId="601C41D4" w14:textId="77777777" w:rsidR="00847B0B" w:rsidRPr="00F77C70" w:rsidRDefault="00847B0B" w:rsidP="004730EA">
            <w:pPr>
              <w:spacing w:after="0"/>
              <w:rPr>
                <w:rFonts w:ascii="Polo" w:hAnsi="Polo"/>
                <w:lang w:val="en-US"/>
              </w:rPr>
            </w:pPr>
            <w:proofErr w:type="spellStart"/>
            <w:r w:rsidRPr="00F77C70">
              <w:rPr>
                <w:rFonts w:ascii="Polo" w:hAnsi="Polo"/>
                <w:lang w:val="en-US"/>
              </w:rPr>
              <w:t>zipCode</w:t>
            </w:r>
            <w:proofErr w:type="spellEnd"/>
          </w:p>
        </w:tc>
        <w:tc>
          <w:tcPr>
            <w:tcW w:w="1675" w:type="dxa"/>
          </w:tcPr>
          <w:p w14:paraId="37164AC4" w14:textId="77777777" w:rsidR="00847B0B" w:rsidRPr="00F77C70" w:rsidRDefault="00847B0B" w:rsidP="004730EA">
            <w:pPr>
              <w:spacing w:after="0"/>
              <w:rPr>
                <w:rFonts w:ascii="Polo" w:hAnsi="Polo"/>
                <w:lang w:val="en-US"/>
              </w:rPr>
            </w:pPr>
            <w:r w:rsidRPr="00F77C70">
              <w:rPr>
                <w:rFonts w:ascii="Polo" w:hAnsi="Polo"/>
                <w:lang w:val="en-US"/>
              </w:rPr>
              <w:t>80335</w:t>
            </w:r>
          </w:p>
        </w:tc>
        <w:tc>
          <w:tcPr>
            <w:tcW w:w="2578" w:type="dxa"/>
          </w:tcPr>
          <w:p w14:paraId="6D3F187E" w14:textId="77777777" w:rsidR="00847B0B" w:rsidRPr="00F77C70" w:rsidRDefault="00847B0B" w:rsidP="004730EA">
            <w:pPr>
              <w:spacing w:after="0"/>
              <w:rPr>
                <w:rFonts w:ascii="Polo" w:hAnsi="Polo"/>
                <w:lang w:val="en-US"/>
              </w:rPr>
            </w:pPr>
            <w:r w:rsidRPr="00F77C70">
              <w:rPr>
                <w:rFonts w:ascii="Polo" w:hAnsi="Polo"/>
                <w:lang w:val="en-US"/>
              </w:rPr>
              <w:t>Complete zip code of the city entered by the end-customer</w:t>
            </w:r>
          </w:p>
        </w:tc>
        <w:tc>
          <w:tcPr>
            <w:tcW w:w="992" w:type="dxa"/>
          </w:tcPr>
          <w:p w14:paraId="289B8B11" w14:textId="77777777" w:rsidR="00847B0B" w:rsidRPr="00F77C70" w:rsidRDefault="00847B0B" w:rsidP="004730EA">
            <w:pPr>
              <w:spacing w:after="0"/>
              <w:rPr>
                <w:rFonts w:ascii="Polo" w:hAnsi="Polo"/>
                <w:lang w:val="en-US"/>
              </w:rPr>
            </w:pPr>
            <w:r w:rsidRPr="00F77C70">
              <w:rPr>
                <w:rFonts w:ascii="Polo" w:hAnsi="Polo"/>
                <w:lang w:val="en-US"/>
              </w:rPr>
              <w:t>Query</w:t>
            </w:r>
          </w:p>
        </w:tc>
        <w:tc>
          <w:tcPr>
            <w:tcW w:w="1120" w:type="dxa"/>
          </w:tcPr>
          <w:p w14:paraId="7232D73A" w14:textId="77777777" w:rsidR="00847B0B" w:rsidRPr="00F77C70" w:rsidRDefault="00847B0B" w:rsidP="004730EA">
            <w:pPr>
              <w:spacing w:after="0"/>
              <w:rPr>
                <w:rFonts w:ascii="Polo" w:hAnsi="Polo"/>
                <w:lang w:val="en-US"/>
              </w:rPr>
            </w:pPr>
            <w:r w:rsidRPr="00F77C70">
              <w:rPr>
                <w:rFonts w:ascii="Polo" w:hAnsi="Polo"/>
                <w:lang w:val="en-US"/>
              </w:rPr>
              <w:t>string</w:t>
            </w:r>
          </w:p>
        </w:tc>
        <w:tc>
          <w:tcPr>
            <w:tcW w:w="970" w:type="dxa"/>
          </w:tcPr>
          <w:p w14:paraId="2377B3EC" w14:textId="77777777" w:rsidR="00847B0B" w:rsidRPr="00F77C70" w:rsidRDefault="00847B0B" w:rsidP="004730EA">
            <w:pPr>
              <w:spacing w:after="0"/>
              <w:rPr>
                <w:rFonts w:ascii="Polo" w:hAnsi="Polo"/>
                <w:lang w:val="en-US"/>
              </w:rPr>
            </w:pPr>
            <w:r w:rsidRPr="00F77C70">
              <w:rPr>
                <w:rFonts w:ascii="Polo" w:hAnsi="Polo"/>
                <w:lang w:val="en-US"/>
              </w:rPr>
              <w:t>X</w:t>
            </w:r>
          </w:p>
        </w:tc>
      </w:tr>
      <w:tr w:rsidR="00847B0B" w:rsidRPr="00F77C70" w14:paraId="61239027" w14:textId="77777777" w:rsidTr="004730EA">
        <w:tc>
          <w:tcPr>
            <w:tcW w:w="1843" w:type="dxa"/>
          </w:tcPr>
          <w:p w14:paraId="67892F5E" w14:textId="77777777" w:rsidR="00847B0B" w:rsidRPr="00F77C70" w:rsidRDefault="00847B0B" w:rsidP="004730EA">
            <w:pPr>
              <w:spacing w:after="0"/>
              <w:rPr>
                <w:rFonts w:ascii="Polo" w:hAnsi="Polo"/>
                <w:lang w:val="en-US"/>
              </w:rPr>
            </w:pPr>
            <w:proofErr w:type="spellStart"/>
            <w:r w:rsidRPr="00F77C70">
              <w:rPr>
                <w:rFonts w:ascii="Polo" w:hAnsi="Polo"/>
                <w:lang w:val="en-US"/>
              </w:rPr>
              <w:t>streetName</w:t>
            </w:r>
            <w:proofErr w:type="spellEnd"/>
          </w:p>
        </w:tc>
        <w:tc>
          <w:tcPr>
            <w:tcW w:w="1675" w:type="dxa"/>
          </w:tcPr>
          <w:p w14:paraId="14EB1712" w14:textId="77777777" w:rsidR="00847B0B" w:rsidRPr="00F77C70" w:rsidRDefault="00847B0B" w:rsidP="004730EA">
            <w:pPr>
              <w:spacing w:after="0"/>
              <w:rPr>
                <w:rFonts w:ascii="Polo" w:hAnsi="Polo"/>
                <w:lang w:val="en-US"/>
              </w:rPr>
            </w:pPr>
            <w:r w:rsidRPr="00F77C70">
              <w:rPr>
                <w:rFonts w:ascii="Polo" w:hAnsi="Polo"/>
                <w:lang w:val="en-US"/>
              </w:rPr>
              <w:t>a</w:t>
            </w:r>
          </w:p>
        </w:tc>
        <w:tc>
          <w:tcPr>
            <w:tcW w:w="2578" w:type="dxa"/>
          </w:tcPr>
          <w:p w14:paraId="19E0D2ED" w14:textId="77777777" w:rsidR="00847B0B" w:rsidRPr="00F77C70" w:rsidRDefault="00847B0B" w:rsidP="004730EA">
            <w:pPr>
              <w:spacing w:after="0"/>
              <w:rPr>
                <w:rFonts w:ascii="Polo" w:hAnsi="Polo"/>
                <w:lang w:val="en-US"/>
              </w:rPr>
            </w:pPr>
            <w:r w:rsidRPr="00F77C70">
              <w:rPr>
                <w:rFonts w:ascii="Polo" w:hAnsi="Polo"/>
                <w:lang w:val="en-US"/>
              </w:rPr>
              <w:t>At least the first character of the street name</w:t>
            </w:r>
          </w:p>
        </w:tc>
        <w:tc>
          <w:tcPr>
            <w:tcW w:w="992" w:type="dxa"/>
          </w:tcPr>
          <w:p w14:paraId="61088937" w14:textId="77777777" w:rsidR="00847B0B" w:rsidRPr="00F77C70" w:rsidRDefault="00847B0B" w:rsidP="004730EA">
            <w:pPr>
              <w:spacing w:after="0"/>
              <w:rPr>
                <w:rFonts w:ascii="Polo" w:hAnsi="Polo"/>
                <w:lang w:val="en-US"/>
              </w:rPr>
            </w:pPr>
            <w:r w:rsidRPr="00F77C70">
              <w:rPr>
                <w:rFonts w:ascii="Polo" w:hAnsi="Polo"/>
                <w:lang w:val="en-US"/>
              </w:rPr>
              <w:t>Query</w:t>
            </w:r>
          </w:p>
        </w:tc>
        <w:tc>
          <w:tcPr>
            <w:tcW w:w="1120" w:type="dxa"/>
          </w:tcPr>
          <w:p w14:paraId="1F84E8E3" w14:textId="77777777" w:rsidR="00847B0B" w:rsidRPr="00F77C70" w:rsidRDefault="00847B0B" w:rsidP="004730EA">
            <w:pPr>
              <w:spacing w:after="0"/>
              <w:rPr>
                <w:rFonts w:ascii="Polo" w:hAnsi="Polo"/>
                <w:lang w:val="en-US"/>
              </w:rPr>
            </w:pPr>
            <w:r w:rsidRPr="00F77C70">
              <w:rPr>
                <w:rFonts w:ascii="Polo" w:hAnsi="Polo"/>
                <w:lang w:val="en-US"/>
              </w:rPr>
              <w:t>string</w:t>
            </w:r>
          </w:p>
        </w:tc>
        <w:tc>
          <w:tcPr>
            <w:tcW w:w="970" w:type="dxa"/>
          </w:tcPr>
          <w:p w14:paraId="48E70124" w14:textId="77777777" w:rsidR="00847B0B" w:rsidRPr="00F77C70" w:rsidRDefault="00847B0B" w:rsidP="004730EA">
            <w:pPr>
              <w:spacing w:after="0"/>
              <w:rPr>
                <w:rFonts w:ascii="Polo" w:hAnsi="Polo"/>
                <w:lang w:val="en-US"/>
              </w:rPr>
            </w:pPr>
            <w:r w:rsidRPr="00F77C70">
              <w:rPr>
                <w:rFonts w:ascii="Polo" w:hAnsi="Polo"/>
                <w:lang w:val="en-US"/>
              </w:rPr>
              <w:t>X</w:t>
            </w:r>
          </w:p>
        </w:tc>
      </w:tr>
    </w:tbl>
    <w:p w14:paraId="2C5E0C59" w14:textId="77777777" w:rsidR="00847B0B" w:rsidRPr="00F77C70" w:rsidRDefault="00847B0B" w:rsidP="00847B0B">
      <w:pPr>
        <w:pStyle w:val="berschrift5"/>
        <w:rPr>
          <w:lang w:val="en-US"/>
        </w:rPr>
      </w:pPr>
      <w:r w:rsidRPr="00F77C70">
        <w:rPr>
          <w:lang w:val="en-US"/>
        </w:rPr>
        <w:t>Example request</w:t>
      </w:r>
    </w:p>
    <w:p w14:paraId="2F0C868E" w14:textId="77777777" w:rsidR="00847B0B" w:rsidRPr="00F77C70" w:rsidRDefault="00847B0B" w:rsidP="00847B0B">
      <w:pPr>
        <w:rPr>
          <w:lang w:val="en-US"/>
        </w:rPr>
      </w:pPr>
      <w:r w:rsidRPr="00F77C70">
        <w:rPr>
          <w:lang w:val="en-US"/>
        </w:rPr>
        <w:t>GET /</w:t>
      </w:r>
      <w:proofErr w:type="spellStart"/>
      <w:r w:rsidRPr="00F77C70">
        <w:rPr>
          <w:lang w:val="en-US"/>
        </w:rPr>
        <w:t>streets</w:t>
      </w:r>
      <w:proofErr w:type="gramStart"/>
      <w:r>
        <w:rPr>
          <w:lang w:val="en-US"/>
        </w:rPr>
        <w:t>?</w:t>
      </w:r>
      <w:r w:rsidRPr="00F77C70">
        <w:rPr>
          <w:lang w:val="en-US"/>
        </w:rPr>
        <w:t>zipCode</w:t>
      </w:r>
      <w:proofErr w:type="spellEnd"/>
      <w:proofErr w:type="gramEnd"/>
      <w:r>
        <w:rPr>
          <w:lang w:val="en-US"/>
        </w:rPr>
        <w:t>=</w:t>
      </w:r>
      <w:r w:rsidRPr="00F77C70">
        <w:rPr>
          <w:rFonts w:ascii="Polo" w:hAnsi="Polo"/>
          <w:lang w:val="en-US"/>
        </w:rPr>
        <w:t>80335</w:t>
      </w:r>
      <w:r>
        <w:rPr>
          <w:lang w:val="en-US"/>
        </w:rPr>
        <w:t>&amp;</w:t>
      </w:r>
      <w:r w:rsidRPr="00F77C70">
        <w:rPr>
          <w:lang w:val="en-US"/>
        </w:rPr>
        <w:t>streetName</w:t>
      </w:r>
      <w:r>
        <w:rPr>
          <w:lang w:val="en-US"/>
        </w:rPr>
        <w:t>=</w:t>
      </w:r>
      <w:r w:rsidRPr="00F77C70">
        <w:rPr>
          <w:lang w:val="en-US"/>
        </w:rPr>
        <w:t>a</w:t>
      </w:r>
    </w:p>
    <w:p w14:paraId="0E92AF5C" w14:textId="77777777" w:rsidR="00847B0B" w:rsidRPr="00F77C70" w:rsidRDefault="00847B0B" w:rsidP="00847B0B">
      <w:pPr>
        <w:pStyle w:val="berschrift5"/>
        <w:rPr>
          <w:lang w:val="en-US"/>
        </w:rPr>
      </w:pPr>
      <w:r w:rsidRPr="00F77C70">
        <w:rPr>
          <w:lang w:val="en-US"/>
        </w:rPr>
        <w:lastRenderedPageBreak/>
        <w:t>Responses</w:t>
      </w:r>
    </w:p>
    <w:tbl>
      <w:tblPr>
        <w:tblStyle w:val="MittlereSchattierung1-Akzent2"/>
        <w:tblW w:w="0" w:type="auto"/>
        <w:tblLook w:val="04A0" w:firstRow="1" w:lastRow="0" w:firstColumn="1" w:lastColumn="0" w:noHBand="0" w:noVBand="1"/>
      </w:tblPr>
      <w:tblGrid>
        <w:gridCol w:w="1384"/>
        <w:gridCol w:w="1418"/>
        <w:gridCol w:w="6484"/>
      </w:tblGrid>
      <w:tr w:rsidR="00847B0B" w:rsidRPr="00F77C70" w14:paraId="5EDC6FC1" w14:textId="77777777" w:rsidTr="00473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C5E119F" w14:textId="77777777" w:rsidR="00847B0B" w:rsidRPr="00F77C70" w:rsidRDefault="00847B0B" w:rsidP="004730EA">
            <w:pPr>
              <w:rPr>
                <w:lang w:val="en-US"/>
              </w:rPr>
            </w:pPr>
            <w:r w:rsidRPr="00F77C70">
              <w:rPr>
                <w:lang w:val="en-US"/>
              </w:rPr>
              <w:t>Status code</w:t>
            </w:r>
          </w:p>
        </w:tc>
        <w:tc>
          <w:tcPr>
            <w:tcW w:w="1418" w:type="dxa"/>
          </w:tcPr>
          <w:p w14:paraId="2FD6D941" w14:textId="77777777" w:rsidR="00847B0B" w:rsidRPr="00F77C70" w:rsidRDefault="00847B0B"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605959F2" w14:textId="77777777" w:rsidR="00847B0B" w:rsidRPr="00F77C70" w:rsidRDefault="00847B0B"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847B0B" w:rsidRPr="00F77C70" w14:paraId="0BF7FE82" w14:textId="77777777" w:rsidTr="00473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9B82CF5" w14:textId="77777777" w:rsidR="00847B0B" w:rsidRPr="00F77C70" w:rsidRDefault="00847B0B" w:rsidP="004730EA">
            <w:pPr>
              <w:rPr>
                <w:lang w:val="en-US"/>
              </w:rPr>
            </w:pPr>
            <w:r w:rsidRPr="00F77C70">
              <w:rPr>
                <w:lang w:val="en-US"/>
              </w:rPr>
              <w:t>200</w:t>
            </w:r>
          </w:p>
        </w:tc>
        <w:tc>
          <w:tcPr>
            <w:tcW w:w="1418" w:type="dxa"/>
          </w:tcPr>
          <w:p w14:paraId="39A197C8" w14:textId="77777777" w:rsidR="00847B0B" w:rsidRPr="00F77C70" w:rsidRDefault="00847B0B"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0748B943" w14:textId="77777777" w:rsidR="00847B0B" w:rsidRPr="00F77C70" w:rsidRDefault="00847B0B"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w:t>
            </w:r>
            <w:r w:rsidRPr="00F77C70">
              <w:rPr>
                <w:lang w:val="en-US"/>
              </w:rPr>
              <w:br/>
            </w:r>
            <w:proofErr w:type="gramStart"/>
            <w:r w:rsidRPr="00F77C70">
              <w:rPr>
                <w:lang w:val="en-US"/>
              </w:rPr>
              <w:t xml:space="preserve"> </w:t>
            </w:r>
            <w:proofErr w:type="gramEnd"/>
            <w:r w:rsidRPr="00F77C70">
              <w:rPr>
                <w:lang w:val="en-US"/>
              </w:rPr>
              <w:t xml:space="preserve"> "</w:t>
            </w:r>
            <w:proofErr w:type="spellStart"/>
            <w:r w:rsidRPr="00F77C70">
              <w:rPr>
                <w:lang w:val="en-US"/>
              </w:rPr>
              <w:t>Arnulfstr</w:t>
            </w:r>
            <w:proofErr w:type="spellEnd"/>
            <w:r w:rsidRPr="00F77C70">
              <w:rPr>
                <w:lang w:val="en-US"/>
              </w:rPr>
              <w:t>.",</w:t>
            </w:r>
            <w:r w:rsidRPr="00F77C70">
              <w:rPr>
                <w:lang w:val="en-US"/>
              </w:rPr>
              <w:br/>
              <w:t xml:space="preserve">  "</w:t>
            </w:r>
            <w:proofErr w:type="spellStart"/>
            <w:r w:rsidRPr="00F77C70">
              <w:rPr>
                <w:lang w:val="en-US"/>
              </w:rPr>
              <w:t>Badstr</w:t>
            </w:r>
            <w:proofErr w:type="spellEnd"/>
            <w:r w:rsidRPr="00F77C70">
              <w:rPr>
                <w:lang w:val="en-US"/>
              </w:rPr>
              <w:t>."</w:t>
            </w:r>
            <w:r w:rsidRPr="00F77C70">
              <w:rPr>
                <w:lang w:val="en-US"/>
              </w:rPr>
              <w:br/>
              <w:t>]</w:t>
            </w:r>
          </w:p>
        </w:tc>
      </w:tr>
    </w:tbl>
    <w:p w14:paraId="1A676B9D" w14:textId="77777777" w:rsidR="00847B0B" w:rsidRPr="0041367D" w:rsidRDefault="00847B0B" w:rsidP="0041367D">
      <w:pPr>
        <w:spacing w:after="0"/>
        <w:rPr>
          <w:lang w:val="en-GB"/>
        </w:rPr>
      </w:pPr>
    </w:p>
    <w:p w14:paraId="6DD66CAD" w14:textId="77777777" w:rsidR="00164F98" w:rsidRPr="00F77C70" w:rsidRDefault="00164F98" w:rsidP="00164F98">
      <w:pPr>
        <w:pStyle w:val="berschrift4"/>
        <w:tabs>
          <w:tab w:val="clear" w:pos="5401"/>
          <w:tab w:val="num" w:pos="993"/>
        </w:tabs>
        <w:rPr>
          <w:lang w:val="en-US"/>
        </w:rPr>
      </w:pPr>
      <w:r w:rsidRPr="00F77C70">
        <w:rPr>
          <w:lang w:val="en-US"/>
        </w:rPr>
        <w:t>/</w:t>
      </w:r>
      <w:proofErr w:type="spellStart"/>
      <w:r w:rsidRPr="00F77C70">
        <w:rPr>
          <w:lang w:val="en-US"/>
        </w:rPr>
        <w:t>zipcodes</w:t>
      </w:r>
      <w:proofErr w:type="spellEnd"/>
    </w:p>
    <w:p w14:paraId="56141FE8" w14:textId="77777777" w:rsidR="00164F98" w:rsidRPr="00F77C70" w:rsidRDefault="00164F98" w:rsidP="00164F98">
      <w:pPr>
        <w:rPr>
          <w:lang w:val="en-US"/>
        </w:rPr>
      </w:pPr>
      <w:r w:rsidRPr="00F77C70">
        <w:rPr>
          <w:lang w:val="en-US"/>
        </w:rPr>
        <w:t>Retrieve a list of zip codes for auto-suggestion purposes. The service only returns zip codes for which products are actually available. The city selected by the end-customer needs to be stored in a cookie (CQ5/Frontend).</w:t>
      </w:r>
    </w:p>
    <w:p w14:paraId="5D18F93F" w14:textId="77777777" w:rsidR="00164F98" w:rsidRPr="00F77C70" w:rsidRDefault="00164F98" w:rsidP="00164F98">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164F98" w:rsidRPr="00F77C70" w14:paraId="15E676D3" w14:textId="77777777" w:rsidTr="004730EA">
        <w:tc>
          <w:tcPr>
            <w:tcW w:w="3316" w:type="dxa"/>
          </w:tcPr>
          <w:p w14:paraId="221ECA4B" w14:textId="77777777" w:rsidR="00164F98" w:rsidRPr="00F77C70" w:rsidRDefault="00164F98" w:rsidP="004730EA">
            <w:pPr>
              <w:rPr>
                <w:rFonts w:ascii="Polo" w:hAnsi="Polo"/>
                <w:b/>
                <w:lang w:val="en-US"/>
              </w:rPr>
            </w:pPr>
            <w:r w:rsidRPr="00F77C70">
              <w:rPr>
                <w:rFonts w:ascii="Polo" w:hAnsi="Polo"/>
                <w:b/>
                <w:lang w:val="en-US"/>
              </w:rPr>
              <w:t>Request type</w:t>
            </w:r>
          </w:p>
        </w:tc>
        <w:tc>
          <w:tcPr>
            <w:tcW w:w="2213" w:type="dxa"/>
          </w:tcPr>
          <w:p w14:paraId="12436203" w14:textId="77777777" w:rsidR="00164F98" w:rsidRPr="00F77C70" w:rsidRDefault="00164F98" w:rsidP="004730EA">
            <w:pPr>
              <w:rPr>
                <w:rFonts w:ascii="Polo" w:hAnsi="Polo"/>
                <w:lang w:val="en-US"/>
              </w:rPr>
            </w:pPr>
            <w:r w:rsidRPr="00F77C70">
              <w:rPr>
                <w:rFonts w:ascii="Polo" w:hAnsi="Polo"/>
                <w:lang w:val="en-US"/>
              </w:rPr>
              <w:t>GET</w:t>
            </w:r>
          </w:p>
        </w:tc>
        <w:tc>
          <w:tcPr>
            <w:tcW w:w="3543" w:type="dxa"/>
          </w:tcPr>
          <w:p w14:paraId="3E13BA7F" w14:textId="77777777" w:rsidR="00164F98" w:rsidRPr="00F77C70" w:rsidRDefault="00164F98" w:rsidP="004730EA">
            <w:pPr>
              <w:rPr>
                <w:rFonts w:ascii="Polo" w:hAnsi="Polo"/>
                <w:lang w:val="en-US"/>
              </w:rPr>
            </w:pPr>
          </w:p>
        </w:tc>
      </w:tr>
      <w:tr w:rsidR="00164F98" w:rsidRPr="00F77C70" w14:paraId="22428BD3" w14:textId="77777777" w:rsidTr="004730EA">
        <w:tc>
          <w:tcPr>
            <w:tcW w:w="3316" w:type="dxa"/>
          </w:tcPr>
          <w:p w14:paraId="45694A94" w14:textId="77777777" w:rsidR="00164F98" w:rsidRPr="00F77C70" w:rsidRDefault="00164F98" w:rsidP="004730EA">
            <w:pPr>
              <w:rPr>
                <w:rFonts w:ascii="Polo" w:hAnsi="Polo"/>
                <w:b/>
                <w:lang w:val="en-US"/>
              </w:rPr>
            </w:pPr>
            <w:r w:rsidRPr="00F77C70">
              <w:rPr>
                <w:rFonts w:ascii="Polo" w:hAnsi="Polo"/>
                <w:b/>
                <w:lang w:val="en-US"/>
              </w:rPr>
              <w:t>Response type</w:t>
            </w:r>
          </w:p>
        </w:tc>
        <w:tc>
          <w:tcPr>
            <w:tcW w:w="2213" w:type="dxa"/>
          </w:tcPr>
          <w:p w14:paraId="735EE601" w14:textId="77777777" w:rsidR="00164F98" w:rsidRPr="00F77C70" w:rsidRDefault="00164F98" w:rsidP="004730EA">
            <w:pPr>
              <w:rPr>
                <w:rFonts w:ascii="Polo" w:hAnsi="Polo"/>
                <w:lang w:val="en-US"/>
              </w:rPr>
            </w:pPr>
            <w:r w:rsidRPr="00F77C70">
              <w:rPr>
                <w:rFonts w:ascii="Polo" w:hAnsi="Polo"/>
                <w:lang w:val="en-US"/>
              </w:rPr>
              <w:t>JSON</w:t>
            </w:r>
          </w:p>
        </w:tc>
        <w:tc>
          <w:tcPr>
            <w:tcW w:w="3543" w:type="dxa"/>
          </w:tcPr>
          <w:p w14:paraId="1AAAB731" w14:textId="77777777" w:rsidR="00164F98" w:rsidRPr="00F77C70" w:rsidRDefault="00164F98" w:rsidP="004730EA">
            <w:pPr>
              <w:rPr>
                <w:rFonts w:ascii="Polo" w:hAnsi="Polo"/>
                <w:lang w:val="en-US"/>
              </w:rPr>
            </w:pPr>
          </w:p>
        </w:tc>
      </w:tr>
    </w:tbl>
    <w:p w14:paraId="6DFAD9E4" w14:textId="77777777" w:rsidR="00164F98" w:rsidRPr="00F77C70" w:rsidRDefault="00164F98" w:rsidP="00164F98">
      <w:pPr>
        <w:pStyle w:val="berschrift5"/>
        <w:rPr>
          <w:lang w:val="en-US"/>
        </w:rPr>
      </w:pPr>
      <w:r w:rsidRPr="00F77C70">
        <w:rPr>
          <w:lang w:val="en-US"/>
        </w:rPr>
        <w:t>Parameters</w:t>
      </w:r>
    </w:p>
    <w:p w14:paraId="4B860187" w14:textId="77777777" w:rsidR="00164F98" w:rsidRPr="00F77C70" w:rsidRDefault="00164F98" w:rsidP="00164F98">
      <w:pPr>
        <w:rPr>
          <w:lang w:val="en-US"/>
        </w:rPr>
      </w:pPr>
      <w:r w:rsidRPr="00F77C70">
        <w:rPr>
          <w:lang w:val="en-US"/>
        </w:rPr>
        <w:t>No specification for the type ("</w:t>
      </w:r>
      <w:proofErr w:type="spellStart"/>
      <w:r w:rsidRPr="00F77C70">
        <w:rPr>
          <w:lang w:val="en-US"/>
        </w:rPr>
        <w:t>Sparte</w:t>
      </w:r>
      <w:proofErr w:type="spellEnd"/>
      <w:r w:rsidRPr="00F77C70">
        <w:rPr>
          <w:lang w:val="en-US"/>
        </w:rPr>
        <w:t>") necessary, backend uses electricity ("Strom") as leading type for its functionality.</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164F98" w:rsidRPr="00F77C70" w14:paraId="0A41C8A1" w14:textId="77777777" w:rsidTr="004730EA">
        <w:tc>
          <w:tcPr>
            <w:tcW w:w="1843" w:type="dxa"/>
            <w:shd w:val="clear" w:color="auto" w:fill="D9D9D9" w:themeFill="background1" w:themeFillShade="D9"/>
          </w:tcPr>
          <w:p w14:paraId="6EF58210" w14:textId="77777777" w:rsidR="00164F98" w:rsidRPr="00F77C70" w:rsidRDefault="00164F98" w:rsidP="004730EA">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5B8BA0D6" w14:textId="77777777" w:rsidR="00164F98" w:rsidRPr="00F77C70" w:rsidRDefault="00164F98" w:rsidP="004730EA">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16A629B5" w14:textId="77777777" w:rsidR="00164F98" w:rsidRPr="00F77C70" w:rsidRDefault="00164F98" w:rsidP="004730EA">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7F9AB0CF" w14:textId="77777777" w:rsidR="00164F98" w:rsidRPr="00F77C70" w:rsidRDefault="00164F98" w:rsidP="004730EA">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6C7DEDE8" w14:textId="77777777" w:rsidR="00164F98" w:rsidRPr="00F77C70" w:rsidRDefault="00164F98" w:rsidP="004730EA">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361CCF19" w14:textId="77777777" w:rsidR="00164F98" w:rsidRPr="00F77C70" w:rsidRDefault="00164F98" w:rsidP="004730EA">
            <w:pPr>
              <w:spacing w:after="0"/>
              <w:rPr>
                <w:rFonts w:ascii="Polo" w:hAnsi="Polo"/>
                <w:b/>
                <w:lang w:val="en-US"/>
              </w:rPr>
            </w:pPr>
            <w:r w:rsidRPr="00F77C70">
              <w:rPr>
                <w:rFonts w:ascii="Polo" w:hAnsi="Polo"/>
                <w:b/>
                <w:lang w:val="en-US"/>
              </w:rPr>
              <w:t>Required</w:t>
            </w:r>
          </w:p>
        </w:tc>
      </w:tr>
      <w:tr w:rsidR="00164F98" w:rsidRPr="00F77C70" w14:paraId="6D00A13F" w14:textId="77777777" w:rsidTr="004730EA">
        <w:tc>
          <w:tcPr>
            <w:tcW w:w="1843" w:type="dxa"/>
          </w:tcPr>
          <w:p w14:paraId="18BA7419" w14:textId="77777777" w:rsidR="00164F98" w:rsidRPr="00233DA9" w:rsidRDefault="00164F98" w:rsidP="004730EA">
            <w:pPr>
              <w:spacing w:after="0"/>
              <w:rPr>
                <w:rFonts w:ascii="Polo" w:hAnsi="Polo"/>
                <w:strike/>
                <w:lang w:val="en-US"/>
              </w:rPr>
            </w:pPr>
            <w:proofErr w:type="spellStart"/>
            <w:r w:rsidRPr="00233DA9">
              <w:rPr>
                <w:rFonts w:ascii="Polo" w:hAnsi="Polo"/>
                <w:strike/>
                <w:lang w:val="en-US"/>
              </w:rPr>
              <w:t>zipCode</w:t>
            </w:r>
            <w:proofErr w:type="spellEnd"/>
          </w:p>
        </w:tc>
        <w:tc>
          <w:tcPr>
            <w:tcW w:w="1675" w:type="dxa"/>
          </w:tcPr>
          <w:p w14:paraId="4404B1FB" w14:textId="77777777" w:rsidR="00164F98" w:rsidRPr="00233DA9" w:rsidRDefault="00164F98" w:rsidP="004730EA">
            <w:pPr>
              <w:spacing w:after="0"/>
              <w:rPr>
                <w:rFonts w:ascii="Polo" w:hAnsi="Polo"/>
                <w:strike/>
                <w:lang w:val="en-US"/>
              </w:rPr>
            </w:pPr>
            <w:r w:rsidRPr="00233DA9">
              <w:rPr>
                <w:rFonts w:ascii="Polo" w:hAnsi="Polo"/>
                <w:strike/>
                <w:lang w:val="en-US"/>
              </w:rPr>
              <w:t>813</w:t>
            </w:r>
          </w:p>
        </w:tc>
        <w:tc>
          <w:tcPr>
            <w:tcW w:w="2578" w:type="dxa"/>
          </w:tcPr>
          <w:p w14:paraId="032CCE4B" w14:textId="77777777" w:rsidR="00164F98" w:rsidRDefault="00164F98" w:rsidP="004730EA">
            <w:pPr>
              <w:spacing w:after="0"/>
              <w:rPr>
                <w:rFonts w:ascii="Polo" w:hAnsi="Polo"/>
                <w:strike/>
                <w:lang w:val="en-US"/>
              </w:rPr>
            </w:pPr>
            <w:r w:rsidRPr="00233DA9">
              <w:rPr>
                <w:rFonts w:ascii="Polo" w:hAnsi="Polo"/>
                <w:strike/>
                <w:lang w:val="en-US"/>
              </w:rPr>
              <w:t>Zip code provided by end-customer (at least 3)</w:t>
            </w:r>
          </w:p>
          <w:p w14:paraId="68F2BA22" w14:textId="77777777" w:rsidR="00164F98" w:rsidRPr="00233DA9" w:rsidRDefault="00164F98" w:rsidP="004730EA">
            <w:pPr>
              <w:spacing w:after="0"/>
              <w:rPr>
                <w:rFonts w:ascii="Polo" w:hAnsi="Polo"/>
                <w:b/>
                <w:strike/>
                <w:lang w:val="en-US"/>
              </w:rPr>
            </w:pPr>
            <w:r w:rsidRPr="00233DA9">
              <w:rPr>
                <w:rFonts w:ascii="Polo" w:hAnsi="Polo"/>
                <w:b/>
                <w:lang w:val="en-US"/>
              </w:rPr>
              <w:t>Deprecated</w:t>
            </w:r>
          </w:p>
        </w:tc>
        <w:tc>
          <w:tcPr>
            <w:tcW w:w="992" w:type="dxa"/>
          </w:tcPr>
          <w:p w14:paraId="42DB8E9C" w14:textId="77777777" w:rsidR="00164F98" w:rsidRPr="00233DA9" w:rsidRDefault="00164F98" w:rsidP="004730EA">
            <w:pPr>
              <w:spacing w:after="0"/>
              <w:rPr>
                <w:rFonts w:ascii="Polo" w:hAnsi="Polo"/>
                <w:strike/>
                <w:lang w:val="en-US"/>
              </w:rPr>
            </w:pPr>
            <w:r w:rsidRPr="00233DA9">
              <w:rPr>
                <w:rFonts w:ascii="Polo" w:hAnsi="Polo"/>
                <w:strike/>
                <w:lang w:val="en-US"/>
              </w:rPr>
              <w:t>Query</w:t>
            </w:r>
          </w:p>
        </w:tc>
        <w:tc>
          <w:tcPr>
            <w:tcW w:w="1120" w:type="dxa"/>
          </w:tcPr>
          <w:p w14:paraId="7BFAC27F" w14:textId="77777777" w:rsidR="00164F98" w:rsidRPr="00233DA9" w:rsidRDefault="00164F98" w:rsidP="004730EA">
            <w:pPr>
              <w:spacing w:after="0"/>
              <w:rPr>
                <w:rFonts w:ascii="Polo" w:hAnsi="Polo"/>
                <w:strike/>
                <w:lang w:val="en-US"/>
              </w:rPr>
            </w:pPr>
            <w:r w:rsidRPr="00233DA9">
              <w:rPr>
                <w:rFonts w:ascii="Polo" w:hAnsi="Polo"/>
                <w:strike/>
                <w:lang w:val="en-US"/>
              </w:rPr>
              <w:t>string</w:t>
            </w:r>
          </w:p>
        </w:tc>
        <w:tc>
          <w:tcPr>
            <w:tcW w:w="970" w:type="dxa"/>
          </w:tcPr>
          <w:p w14:paraId="5E047B72" w14:textId="77777777" w:rsidR="00164F98" w:rsidRPr="00233DA9" w:rsidRDefault="00164F98" w:rsidP="004730EA">
            <w:pPr>
              <w:spacing w:after="0"/>
              <w:rPr>
                <w:rFonts w:ascii="Polo" w:hAnsi="Polo"/>
                <w:strike/>
                <w:lang w:val="en-US"/>
              </w:rPr>
            </w:pPr>
            <w:r w:rsidRPr="00233DA9">
              <w:rPr>
                <w:rFonts w:ascii="Polo" w:hAnsi="Polo"/>
                <w:strike/>
                <w:lang w:val="en-US"/>
              </w:rPr>
              <w:t>X</w:t>
            </w:r>
          </w:p>
        </w:tc>
      </w:tr>
      <w:tr w:rsidR="00164F98" w:rsidRPr="002B4227" w14:paraId="2E0CA68E" w14:textId="77777777" w:rsidTr="004730EA">
        <w:tc>
          <w:tcPr>
            <w:tcW w:w="1843" w:type="dxa"/>
          </w:tcPr>
          <w:p w14:paraId="4C36F01D" w14:textId="77777777" w:rsidR="00164F98" w:rsidRPr="00F77C70" w:rsidRDefault="00164F98" w:rsidP="004730EA">
            <w:pPr>
              <w:spacing w:after="0"/>
              <w:rPr>
                <w:rFonts w:ascii="Polo" w:hAnsi="Polo"/>
                <w:lang w:val="en-US"/>
              </w:rPr>
            </w:pPr>
            <w:r>
              <w:rPr>
                <w:rFonts w:ascii="Polo" w:hAnsi="Polo"/>
                <w:lang w:val="en-US"/>
              </w:rPr>
              <w:t>query</w:t>
            </w:r>
          </w:p>
        </w:tc>
        <w:tc>
          <w:tcPr>
            <w:tcW w:w="1675" w:type="dxa"/>
          </w:tcPr>
          <w:p w14:paraId="72A65688" w14:textId="77777777" w:rsidR="00164F98" w:rsidRPr="00F77C70" w:rsidRDefault="00164F98" w:rsidP="004730EA">
            <w:pPr>
              <w:spacing w:after="0"/>
              <w:rPr>
                <w:rFonts w:ascii="Polo" w:hAnsi="Polo"/>
                <w:lang w:val="en-US"/>
              </w:rPr>
            </w:pPr>
            <w:r>
              <w:rPr>
                <w:rFonts w:ascii="Polo" w:hAnsi="Polo"/>
                <w:lang w:val="en-US"/>
              </w:rPr>
              <w:t xml:space="preserve">977 / </w:t>
            </w:r>
            <w:proofErr w:type="spellStart"/>
            <w:r>
              <w:rPr>
                <w:rFonts w:ascii="Polo" w:hAnsi="Polo"/>
                <w:lang w:val="en-US"/>
              </w:rPr>
              <w:t>Karls</w:t>
            </w:r>
            <w:proofErr w:type="spellEnd"/>
          </w:p>
        </w:tc>
        <w:tc>
          <w:tcPr>
            <w:tcW w:w="2578" w:type="dxa"/>
          </w:tcPr>
          <w:p w14:paraId="7252A2FA" w14:textId="77777777" w:rsidR="00164F98" w:rsidRPr="00F77C70" w:rsidRDefault="00164F98" w:rsidP="004730EA">
            <w:pPr>
              <w:spacing w:after="0"/>
              <w:rPr>
                <w:rFonts w:ascii="Polo" w:hAnsi="Polo"/>
                <w:lang w:val="en-US"/>
              </w:rPr>
            </w:pPr>
            <w:proofErr w:type="spellStart"/>
            <w:r>
              <w:rPr>
                <w:rFonts w:ascii="Polo" w:hAnsi="Polo"/>
                <w:lang w:val="en-US"/>
              </w:rPr>
              <w:t>Zipcode</w:t>
            </w:r>
            <w:proofErr w:type="spellEnd"/>
            <w:r>
              <w:rPr>
                <w:rFonts w:ascii="Polo" w:hAnsi="Polo"/>
                <w:lang w:val="en-US"/>
              </w:rPr>
              <w:t xml:space="preserve"> or parts of it for the lookup or alternatively a city name or parts of it</w:t>
            </w:r>
          </w:p>
        </w:tc>
        <w:tc>
          <w:tcPr>
            <w:tcW w:w="992" w:type="dxa"/>
          </w:tcPr>
          <w:p w14:paraId="67434F86" w14:textId="77777777" w:rsidR="00164F98" w:rsidRPr="00F77C70" w:rsidRDefault="00164F98" w:rsidP="004730EA">
            <w:pPr>
              <w:spacing w:after="0"/>
              <w:rPr>
                <w:rFonts w:ascii="Polo" w:hAnsi="Polo"/>
                <w:lang w:val="en-US"/>
              </w:rPr>
            </w:pPr>
            <w:r>
              <w:rPr>
                <w:rFonts w:ascii="Polo" w:hAnsi="Polo"/>
                <w:lang w:val="en-US"/>
              </w:rPr>
              <w:t>Query</w:t>
            </w:r>
          </w:p>
        </w:tc>
        <w:tc>
          <w:tcPr>
            <w:tcW w:w="1120" w:type="dxa"/>
          </w:tcPr>
          <w:p w14:paraId="1C4EA784" w14:textId="77777777" w:rsidR="00164F98" w:rsidRPr="00F77C70" w:rsidRDefault="00164F98" w:rsidP="004730EA">
            <w:pPr>
              <w:spacing w:after="0"/>
              <w:rPr>
                <w:rFonts w:ascii="Polo" w:hAnsi="Polo"/>
                <w:lang w:val="en-US"/>
              </w:rPr>
            </w:pPr>
            <w:r>
              <w:rPr>
                <w:rFonts w:ascii="Polo" w:hAnsi="Polo"/>
                <w:lang w:val="en-US"/>
              </w:rPr>
              <w:t>string</w:t>
            </w:r>
          </w:p>
        </w:tc>
        <w:tc>
          <w:tcPr>
            <w:tcW w:w="970" w:type="dxa"/>
          </w:tcPr>
          <w:p w14:paraId="107D32A5" w14:textId="77777777" w:rsidR="00164F98" w:rsidRPr="00F77C70" w:rsidRDefault="00164F98" w:rsidP="004730EA">
            <w:pPr>
              <w:spacing w:after="0"/>
              <w:rPr>
                <w:rFonts w:ascii="Polo" w:hAnsi="Polo"/>
                <w:lang w:val="en-US"/>
              </w:rPr>
            </w:pPr>
            <w:r>
              <w:rPr>
                <w:rFonts w:ascii="Polo" w:hAnsi="Polo"/>
                <w:lang w:val="en-US"/>
              </w:rPr>
              <w:t>X</w:t>
            </w:r>
          </w:p>
        </w:tc>
      </w:tr>
      <w:tr w:rsidR="00164F98" w:rsidRPr="002B4227" w14:paraId="04D77A8B" w14:textId="77777777" w:rsidTr="004730EA">
        <w:tc>
          <w:tcPr>
            <w:tcW w:w="1843" w:type="dxa"/>
          </w:tcPr>
          <w:p w14:paraId="365E5B6C" w14:textId="77777777" w:rsidR="00164F98" w:rsidRPr="00F77C70" w:rsidRDefault="00164F98" w:rsidP="004730EA">
            <w:pPr>
              <w:spacing w:after="0"/>
              <w:rPr>
                <w:rFonts w:ascii="Polo" w:hAnsi="Polo"/>
                <w:lang w:val="en-US"/>
              </w:rPr>
            </w:pPr>
            <w:r>
              <w:rPr>
                <w:rFonts w:ascii="Polo" w:hAnsi="Polo"/>
                <w:lang w:val="en-US"/>
              </w:rPr>
              <w:t>limit</w:t>
            </w:r>
          </w:p>
        </w:tc>
        <w:tc>
          <w:tcPr>
            <w:tcW w:w="1675" w:type="dxa"/>
          </w:tcPr>
          <w:p w14:paraId="5CE5FCCC" w14:textId="77777777" w:rsidR="00164F98" w:rsidRPr="00F77C70" w:rsidRDefault="00164F98" w:rsidP="004730EA">
            <w:pPr>
              <w:spacing w:after="0"/>
              <w:rPr>
                <w:rFonts w:ascii="Polo" w:hAnsi="Polo"/>
                <w:lang w:val="en-US"/>
              </w:rPr>
            </w:pPr>
            <w:r>
              <w:rPr>
                <w:rFonts w:ascii="Polo" w:hAnsi="Polo"/>
                <w:lang w:val="en-US"/>
              </w:rPr>
              <w:t>10</w:t>
            </w:r>
          </w:p>
        </w:tc>
        <w:tc>
          <w:tcPr>
            <w:tcW w:w="2578" w:type="dxa"/>
          </w:tcPr>
          <w:p w14:paraId="7E2011A5" w14:textId="77777777" w:rsidR="00164F98" w:rsidRPr="00F77C70" w:rsidRDefault="00164F98" w:rsidP="004730EA">
            <w:pPr>
              <w:spacing w:after="0"/>
              <w:rPr>
                <w:rFonts w:ascii="Polo" w:hAnsi="Polo"/>
                <w:lang w:val="en-US"/>
              </w:rPr>
            </w:pPr>
            <w:r>
              <w:rPr>
                <w:rFonts w:ascii="Polo" w:hAnsi="Polo"/>
                <w:lang w:val="en-US"/>
              </w:rPr>
              <w:t xml:space="preserve">The limit of possible autocomplete </w:t>
            </w:r>
            <w:proofErr w:type="spellStart"/>
            <w:r>
              <w:rPr>
                <w:rFonts w:ascii="Polo" w:hAnsi="Polo"/>
                <w:lang w:val="en-US"/>
              </w:rPr>
              <w:t>zipcodes</w:t>
            </w:r>
            <w:proofErr w:type="spellEnd"/>
            <w:r>
              <w:rPr>
                <w:rFonts w:ascii="Polo" w:hAnsi="Polo"/>
                <w:lang w:val="en-US"/>
              </w:rPr>
              <w:t xml:space="preserve"> to </w:t>
            </w:r>
            <w:r>
              <w:rPr>
                <w:rFonts w:ascii="Polo" w:hAnsi="Polo"/>
                <w:lang w:val="en-US"/>
              </w:rPr>
              <w:lastRenderedPageBreak/>
              <w:t>return</w:t>
            </w:r>
          </w:p>
        </w:tc>
        <w:tc>
          <w:tcPr>
            <w:tcW w:w="992" w:type="dxa"/>
          </w:tcPr>
          <w:p w14:paraId="2F51EA97" w14:textId="77777777" w:rsidR="00164F98" w:rsidRPr="00F77C70" w:rsidRDefault="00164F98" w:rsidP="004730EA">
            <w:pPr>
              <w:spacing w:after="0"/>
              <w:rPr>
                <w:rFonts w:ascii="Polo" w:hAnsi="Polo"/>
                <w:lang w:val="en-US"/>
              </w:rPr>
            </w:pPr>
            <w:r>
              <w:rPr>
                <w:rFonts w:ascii="Polo" w:hAnsi="Polo"/>
                <w:lang w:val="en-US"/>
              </w:rPr>
              <w:lastRenderedPageBreak/>
              <w:t>Query</w:t>
            </w:r>
          </w:p>
        </w:tc>
        <w:tc>
          <w:tcPr>
            <w:tcW w:w="1120" w:type="dxa"/>
          </w:tcPr>
          <w:p w14:paraId="74A1823C" w14:textId="77777777" w:rsidR="00164F98" w:rsidRPr="00F77C70" w:rsidRDefault="00164F98" w:rsidP="004730EA">
            <w:pPr>
              <w:spacing w:after="0"/>
              <w:rPr>
                <w:rFonts w:ascii="Polo" w:hAnsi="Polo"/>
                <w:lang w:val="en-US"/>
              </w:rPr>
            </w:pPr>
            <w:r>
              <w:rPr>
                <w:rFonts w:ascii="Polo" w:hAnsi="Polo"/>
                <w:lang w:val="en-US"/>
              </w:rPr>
              <w:t>string</w:t>
            </w:r>
          </w:p>
        </w:tc>
        <w:tc>
          <w:tcPr>
            <w:tcW w:w="970" w:type="dxa"/>
          </w:tcPr>
          <w:p w14:paraId="730E40C3" w14:textId="77777777" w:rsidR="00164F98" w:rsidRPr="00F77C70" w:rsidRDefault="00164F98" w:rsidP="004730EA">
            <w:pPr>
              <w:spacing w:after="0"/>
              <w:rPr>
                <w:rFonts w:ascii="Polo" w:hAnsi="Polo"/>
                <w:lang w:val="en-US"/>
              </w:rPr>
            </w:pPr>
          </w:p>
        </w:tc>
      </w:tr>
      <w:tr w:rsidR="00164F98" w:rsidRPr="00F77C70" w14:paraId="5EC8A2CB" w14:textId="77777777" w:rsidTr="004730EA">
        <w:tc>
          <w:tcPr>
            <w:tcW w:w="1843" w:type="dxa"/>
          </w:tcPr>
          <w:p w14:paraId="5984EA28" w14:textId="77777777" w:rsidR="00164F98" w:rsidRPr="00F77C70" w:rsidRDefault="00164F98" w:rsidP="004730EA">
            <w:pPr>
              <w:spacing w:after="0"/>
              <w:rPr>
                <w:rFonts w:ascii="Polo" w:hAnsi="Polo"/>
                <w:lang w:val="en-US"/>
              </w:rPr>
            </w:pPr>
            <w:proofErr w:type="spellStart"/>
            <w:r w:rsidRPr="00F77C70">
              <w:rPr>
                <w:rFonts w:ascii="Polo" w:hAnsi="Polo"/>
                <w:lang w:val="en-US"/>
              </w:rPr>
              <w:lastRenderedPageBreak/>
              <w:t>productType</w:t>
            </w:r>
            <w:proofErr w:type="spellEnd"/>
          </w:p>
        </w:tc>
        <w:tc>
          <w:tcPr>
            <w:tcW w:w="1675" w:type="dxa"/>
          </w:tcPr>
          <w:p w14:paraId="5B17DB31" w14:textId="77777777" w:rsidR="00164F98" w:rsidRPr="00F77C70" w:rsidRDefault="00164F98" w:rsidP="004730EA">
            <w:pPr>
              <w:spacing w:after="0"/>
              <w:rPr>
                <w:rFonts w:ascii="Polo" w:hAnsi="Polo"/>
                <w:lang w:val="en-US"/>
              </w:rPr>
            </w:pPr>
            <w:r w:rsidRPr="00F77C70">
              <w:rPr>
                <w:rFonts w:ascii="Polo" w:hAnsi="Polo"/>
                <w:lang w:val="en-US"/>
              </w:rPr>
              <w:t xml:space="preserve">Strom / </w:t>
            </w:r>
            <w:proofErr w:type="spellStart"/>
            <w:r w:rsidRPr="00F77C70">
              <w:rPr>
                <w:rFonts w:ascii="Polo" w:hAnsi="Polo"/>
                <w:lang w:val="en-US"/>
              </w:rPr>
              <w:t>Erdgas</w:t>
            </w:r>
            <w:proofErr w:type="spellEnd"/>
            <w:r w:rsidRPr="00F77C70">
              <w:rPr>
                <w:rFonts w:ascii="Polo" w:hAnsi="Polo"/>
                <w:lang w:val="en-US"/>
              </w:rPr>
              <w:t xml:space="preserve"> </w:t>
            </w:r>
          </w:p>
        </w:tc>
        <w:tc>
          <w:tcPr>
            <w:tcW w:w="2578" w:type="dxa"/>
          </w:tcPr>
          <w:p w14:paraId="3D40DEC3" w14:textId="77777777" w:rsidR="00164F98" w:rsidRPr="00F77C70" w:rsidRDefault="00164F98" w:rsidP="004730EA">
            <w:pPr>
              <w:spacing w:after="0"/>
              <w:rPr>
                <w:rFonts w:ascii="Polo" w:hAnsi="Polo"/>
                <w:lang w:val="en-US"/>
              </w:rPr>
            </w:pPr>
            <w:r w:rsidRPr="00F77C70">
              <w:rPr>
                <w:rFonts w:ascii="Polo" w:hAnsi="Polo"/>
                <w:lang w:val="en-US"/>
              </w:rPr>
              <w:t>The type of the product.</w:t>
            </w:r>
          </w:p>
        </w:tc>
        <w:tc>
          <w:tcPr>
            <w:tcW w:w="992" w:type="dxa"/>
          </w:tcPr>
          <w:p w14:paraId="7CAEB142" w14:textId="77777777" w:rsidR="00164F98" w:rsidRPr="00F77C70" w:rsidRDefault="00164F98" w:rsidP="004730EA">
            <w:pPr>
              <w:spacing w:after="0"/>
              <w:rPr>
                <w:rFonts w:ascii="Polo" w:hAnsi="Polo"/>
                <w:lang w:val="en-US"/>
              </w:rPr>
            </w:pPr>
            <w:r w:rsidRPr="00F77C70">
              <w:rPr>
                <w:rFonts w:ascii="Polo" w:hAnsi="Polo"/>
                <w:lang w:val="en-US"/>
              </w:rPr>
              <w:t>Query</w:t>
            </w:r>
          </w:p>
        </w:tc>
        <w:tc>
          <w:tcPr>
            <w:tcW w:w="1120" w:type="dxa"/>
          </w:tcPr>
          <w:p w14:paraId="54D329AF" w14:textId="77777777" w:rsidR="00164F98" w:rsidRPr="00F77C70" w:rsidRDefault="00164F98" w:rsidP="004730EA">
            <w:pPr>
              <w:spacing w:after="0"/>
              <w:rPr>
                <w:rFonts w:ascii="Polo" w:hAnsi="Polo"/>
                <w:lang w:val="en-US"/>
              </w:rPr>
            </w:pPr>
            <w:r w:rsidRPr="00F77C70">
              <w:rPr>
                <w:rFonts w:ascii="Polo" w:hAnsi="Polo"/>
                <w:lang w:val="en-US"/>
              </w:rPr>
              <w:t>String</w:t>
            </w:r>
          </w:p>
        </w:tc>
        <w:tc>
          <w:tcPr>
            <w:tcW w:w="970" w:type="dxa"/>
          </w:tcPr>
          <w:p w14:paraId="43F31064" w14:textId="77777777" w:rsidR="00164F98" w:rsidRPr="00F77C70" w:rsidRDefault="00164F98" w:rsidP="004730EA">
            <w:pPr>
              <w:spacing w:after="0"/>
              <w:rPr>
                <w:rFonts w:ascii="Polo" w:hAnsi="Polo"/>
                <w:lang w:val="en-US"/>
              </w:rPr>
            </w:pPr>
          </w:p>
        </w:tc>
      </w:tr>
      <w:tr w:rsidR="00164F98" w:rsidRPr="00F77C70" w14:paraId="526E8E43" w14:textId="77777777" w:rsidTr="004730EA">
        <w:tc>
          <w:tcPr>
            <w:tcW w:w="1843" w:type="dxa"/>
          </w:tcPr>
          <w:p w14:paraId="521A371D" w14:textId="77777777" w:rsidR="00164F98" w:rsidRPr="00F77C70" w:rsidRDefault="00164F98" w:rsidP="004730EA">
            <w:pPr>
              <w:spacing w:after="0"/>
              <w:rPr>
                <w:rFonts w:ascii="Polo" w:hAnsi="Polo"/>
                <w:lang w:val="en-US"/>
              </w:rPr>
            </w:pPr>
            <w:proofErr w:type="spellStart"/>
            <w:r w:rsidRPr="00F77C70">
              <w:rPr>
                <w:rFonts w:ascii="Polo" w:hAnsi="Polo"/>
                <w:lang w:val="en-US"/>
              </w:rPr>
              <w:t>customerType</w:t>
            </w:r>
            <w:proofErr w:type="spellEnd"/>
          </w:p>
        </w:tc>
        <w:tc>
          <w:tcPr>
            <w:tcW w:w="1675" w:type="dxa"/>
          </w:tcPr>
          <w:p w14:paraId="52C1268E" w14:textId="77777777" w:rsidR="00164F98" w:rsidRPr="00F77C70" w:rsidRDefault="00164F98" w:rsidP="004730EA">
            <w:pPr>
              <w:spacing w:after="0"/>
              <w:rPr>
                <w:rFonts w:ascii="Polo" w:hAnsi="Polo"/>
                <w:lang w:val="en-US"/>
              </w:rPr>
            </w:pPr>
            <w:proofErr w:type="spellStart"/>
            <w:r w:rsidRPr="00F77C70">
              <w:rPr>
                <w:rFonts w:ascii="Polo" w:hAnsi="Polo"/>
                <w:lang w:val="en-US"/>
              </w:rPr>
              <w:t>pk</w:t>
            </w:r>
            <w:proofErr w:type="spellEnd"/>
            <w:r w:rsidRPr="00F77C70">
              <w:rPr>
                <w:rFonts w:ascii="Polo" w:hAnsi="Polo"/>
                <w:lang w:val="en-US"/>
              </w:rPr>
              <w:t xml:space="preserve"> / </w:t>
            </w:r>
            <w:proofErr w:type="spellStart"/>
            <w:r w:rsidRPr="00F77C70">
              <w:rPr>
                <w:rFonts w:ascii="Polo" w:hAnsi="Polo"/>
                <w:lang w:val="en-US"/>
              </w:rPr>
              <w:t>gw</w:t>
            </w:r>
            <w:proofErr w:type="spellEnd"/>
          </w:p>
        </w:tc>
        <w:tc>
          <w:tcPr>
            <w:tcW w:w="2578" w:type="dxa"/>
          </w:tcPr>
          <w:p w14:paraId="56F0F950" w14:textId="77777777" w:rsidR="00164F98" w:rsidRPr="00F77C70" w:rsidRDefault="00164F98" w:rsidP="004730EA">
            <w:pPr>
              <w:spacing w:after="0"/>
              <w:rPr>
                <w:rFonts w:ascii="Polo" w:hAnsi="Polo"/>
                <w:lang w:val="en-US"/>
              </w:rPr>
            </w:pPr>
            <w:r w:rsidRPr="00F77C70">
              <w:rPr>
                <w:rFonts w:ascii="Polo" w:hAnsi="Polo"/>
                <w:lang w:val="en-US"/>
              </w:rPr>
              <w:t>Private customer or small business customer</w:t>
            </w:r>
          </w:p>
        </w:tc>
        <w:tc>
          <w:tcPr>
            <w:tcW w:w="992" w:type="dxa"/>
          </w:tcPr>
          <w:p w14:paraId="75996932" w14:textId="77777777" w:rsidR="00164F98" w:rsidRPr="00F77C70" w:rsidRDefault="00164F98" w:rsidP="004730EA">
            <w:pPr>
              <w:spacing w:after="0"/>
              <w:rPr>
                <w:rFonts w:ascii="Polo" w:hAnsi="Polo"/>
                <w:lang w:val="en-US"/>
              </w:rPr>
            </w:pPr>
            <w:r w:rsidRPr="00F77C70">
              <w:rPr>
                <w:rFonts w:ascii="Polo" w:hAnsi="Polo"/>
                <w:lang w:val="en-US"/>
              </w:rPr>
              <w:t>Query</w:t>
            </w:r>
          </w:p>
        </w:tc>
        <w:tc>
          <w:tcPr>
            <w:tcW w:w="1120" w:type="dxa"/>
          </w:tcPr>
          <w:p w14:paraId="19659C07" w14:textId="77777777" w:rsidR="00164F98" w:rsidRPr="00F77C70" w:rsidRDefault="00164F98" w:rsidP="004730EA">
            <w:pPr>
              <w:spacing w:after="0"/>
              <w:rPr>
                <w:rFonts w:ascii="Polo" w:hAnsi="Polo"/>
                <w:lang w:val="en-US"/>
              </w:rPr>
            </w:pPr>
            <w:r w:rsidRPr="00F77C70">
              <w:rPr>
                <w:rFonts w:ascii="Polo" w:hAnsi="Polo"/>
                <w:lang w:val="en-US"/>
              </w:rPr>
              <w:t>string</w:t>
            </w:r>
          </w:p>
        </w:tc>
        <w:tc>
          <w:tcPr>
            <w:tcW w:w="970" w:type="dxa"/>
          </w:tcPr>
          <w:p w14:paraId="6A1F6B91" w14:textId="77777777" w:rsidR="00164F98" w:rsidRPr="00F77C70" w:rsidRDefault="00164F98" w:rsidP="004730EA">
            <w:pPr>
              <w:spacing w:after="0"/>
              <w:rPr>
                <w:rFonts w:ascii="Polo" w:hAnsi="Polo"/>
                <w:lang w:val="en-US"/>
              </w:rPr>
            </w:pPr>
          </w:p>
        </w:tc>
      </w:tr>
    </w:tbl>
    <w:p w14:paraId="76549274" w14:textId="77777777" w:rsidR="00164F98" w:rsidRPr="00F77C70" w:rsidRDefault="00164F98" w:rsidP="00164F98">
      <w:pPr>
        <w:rPr>
          <w:lang w:val="en-US"/>
        </w:rPr>
      </w:pPr>
    </w:p>
    <w:p w14:paraId="25835E7C" w14:textId="77777777" w:rsidR="00164F98" w:rsidRPr="00F77C70" w:rsidRDefault="00164F98" w:rsidP="00164F98">
      <w:pPr>
        <w:pStyle w:val="berschrift5"/>
        <w:rPr>
          <w:lang w:val="en-US"/>
        </w:rPr>
      </w:pPr>
      <w:r w:rsidRPr="00F77C70">
        <w:rPr>
          <w:lang w:val="en-US"/>
        </w:rPr>
        <w:t>Example request</w:t>
      </w:r>
    </w:p>
    <w:p w14:paraId="3BCC7591" w14:textId="77777777" w:rsidR="00164F98" w:rsidRPr="00F77C70" w:rsidRDefault="00164F98" w:rsidP="00164F98">
      <w:pPr>
        <w:rPr>
          <w:lang w:val="en-US"/>
        </w:rPr>
      </w:pPr>
      <w:r w:rsidRPr="00F77C70">
        <w:rPr>
          <w:lang w:val="en-US"/>
        </w:rPr>
        <w:t>GET /</w:t>
      </w:r>
      <w:proofErr w:type="spellStart"/>
      <w:r w:rsidRPr="00F77C70">
        <w:rPr>
          <w:lang w:val="en-US"/>
        </w:rPr>
        <w:t>zipcodes</w:t>
      </w:r>
      <w:proofErr w:type="gramStart"/>
      <w:r>
        <w:rPr>
          <w:lang w:val="en-US"/>
        </w:rPr>
        <w:t>?</w:t>
      </w:r>
      <w:r w:rsidRPr="00F77C70">
        <w:rPr>
          <w:lang w:val="en-US"/>
        </w:rPr>
        <w:t>zipCode</w:t>
      </w:r>
      <w:proofErr w:type="spellEnd"/>
      <w:proofErr w:type="gramEnd"/>
      <w:r>
        <w:rPr>
          <w:lang w:val="en-US"/>
        </w:rPr>
        <w:t>=06502</w:t>
      </w:r>
    </w:p>
    <w:p w14:paraId="2DC71032" w14:textId="77777777" w:rsidR="00164F98" w:rsidRPr="00F77C70" w:rsidRDefault="00164F98" w:rsidP="00164F98">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164F98" w:rsidRPr="00F77C70" w14:paraId="15694045" w14:textId="77777777" w:rsidTr="00473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8C523CF" w14:textId="77777777" w:rsidR="00164F98" w:rsidRPr="00F77C70" w:rsidRDefault="00164F98" w:rsidP="004730EA">
            <w:pPr>
              <w:rPr>
                <w:lang w:val="en-US"/>
              </w:rPr>
            </w:pPr>
            <w:r w:rsidRPr="00F77C70">
              <w:rPr>
                <w:lang w:val="en-US"/>
              </w:rPr>
              <w:t>Status code</w:t>
            </w:r>
          </w:p>
        </w:tc>
        <w:tc>
          <w:tcPr>
            <w:tcW w:w="1418" w:type="dxa"/>
          </w:tcPr>
          <w:p w14:paraId="4DFB8747" w14:textId="77777777" w:rsidR="00164F98" w:rsidRPr="00F77C70" w:rsidRDefault="00164F98"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458188C8" w14:textId="77777777" w:rsidR="00164F98" w:rsidRPr="00F77C70" w:rsidRDefault="00164F98" w:rsidP="004730EA">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164F98" w:rsidRPr="00F45328" w14:paraId="4242F8AC" w14:textId="77777777" w:rsidTr="00473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1D341DB" w14:textId="77777777" w:rsidR="00164F98" w:rsidRPr="00F77C70" w:rsidRDefault="00164F98" w:rsidP="004730EA">
            <w:pPr>
              <w:rPr>
                <w:lang w:val="en-US"/>
              </w:rPr>
            </w:pPr>
            <w:r w:rsidRPr="00F77C70">
              <w:rPr>
                <w:lang w:val="en-US"/>
              </w:rPr>
              <w:t>200</w:t>
            </w:r>
          </w:p>
        </w:tc>
        <w:tc>
          <w:tcPr>
            <w:tcW w:w="1418" w:type="dxa"/>
          </w:tcPr>
          <w:p w14:paraId="2092172C" w14:textId="77777777" w:rsidR="00164F98" w:rsidRPr="00F77C70" w:rsidRDefault="00164F98" w:rsidP="004730EA">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1F8FB7B3" w14:textId="77777777" w:rsidR="00164F98" w:rsidRPr="00F45328" w:rsidRDefault="00164F98" w:rsidP="004730EA">
            <w:pPr>
              <w:cnfStyle w:val="000000100000" w:firstRow="0" w:lastRow="0" w:firstColumn="0" w:lastColumn="0" w:oddVBand="0" w:evenVBand="0" w:oddHBand="1" w:evenHBand="0" w:firstRowFirstColumn="0" w:firstRowLastColumn="0" w:lastRowFirstColumn="0" w:lastRowLastColumn="0"/>
              <w:rPr>
                <w:lang w:val="en-US"/>
              </w:rPr>
            </w:pPr>
            <w:r w:rsidRPr="00F45328">
              <w:rPr>
                <w:lang w:val="en-US"/>
              </w:rPr>
              <w:t>{</w:t>
            </w:r>
            <w:r>
              <w:rPr>
                <w:lang w:val="en-US"/>
              </w:rPr>
              <w:br/>
              <w:t xml:space="preserve">    "</w:t>
            </w:r>
            <w:proofErr w:type="spellStart"/>
            <w:r>
              <w:rPr>
                <w:lang w:val="en-US"/>
              </w:rPr>
              <w:t>zipCodes</w:t>
            </w:r>
            <w:proofErr w:type="spellEnd"/>
            <w:r>
              <w:rPr>
                <w:lang w:val="en-US"/>
              </w:rPr>
              <w:t>":</w:t>
            </w:r>
            <w:r>
              <w:rPr>
                <w:lang w:val="en-US"/>
              </w:rPr>
              <w:br/>
            </w:r>
            <w:r w:rsidRPr="00F45328">
              <w:rPr>
                <w:lang w:val="en-US"/>
              </w:rPr>
              <w:t xml:space="preserve">    [</w:t>
            </w:r>
            <w:r>
              <w:rPr>
                <w:lang w:val="en-US"/>
              </w:rPr>
              <w:br/>
            </w:r>
            <w:r w:rsidRPr="00F45328">
              <w:rPr>
                <w:lang w:val="en-US"/>
              </w:rPr>
              <w:t xml:space="preserve">        {</w:t>
            </w:r>
            <w:r>
              <w:rPr>
                <w:lang w:val="en-US"/>
              </w:rPr>
              <w:br/>
            </w:r>
            <w:r w:rsidRPr="00F45328">
              <w:rPr>
                <w:lang w:val="en-US"/>
              </w:rPr>
              <w:t xml:space="preserve">            "</w:t>
            </w:r>
            <w:proofErr w:type="spellStart"/>
            <w:r w:rsidRPr="00F45328">
              <w:rPr>
                <w:lang w:val="en-US"/>
              </w:rPr>
              <w:t>zipCode</w:t>
            </w:r>
            <w:proofErr w:type="spellEnd"/>
            <w:r w:rsidRPr="00F45328">
              <w:rPr>
                <w:lang w:val="en-US"/>
              </w:rPr>
              <w:t>": "06502",</w:t>
            </w:r>
            <w:r>
              <w:rPr>
                <w:lang w:val="en-US"/>
              </w:rPr>
              <w:br/>
            </w:r>
            <w:r w:rsidRPr="00F45328">
              <w:rPr>
                <w:lang w:val="en-US"/>
              </w:rPr>
              <w:t xml:space="preserve">            "cities": [</w:t>
            </w:r>
            <w:r>
              <w:rPr>
                <w:lang w:val="en-US"/>
              </w:rPr>
              <w:br/>
            </w:r>
            <w:r w:rsidRPr="00F45328">
              <w:rPr>
                <w:lang w:val="en-US"/>
              </w:rPr>
              <w:t xml:space="preserve">                {</w:t>
            </w:r>
            <w:r>
              <w:rPr>
                <w:lang w:val="en-US"/>
              </w:rPr>
              <w:br/>
            </w:r>
            <w:r w:rsidRPr="00F45328">
              <w:rPr>
                <w:lang w:val="en-US"/>
              </w:rPr>
              <w:t xml:space="preserve">                    "city": "</w:t>
            </w:r>
            <w:proofErr w:type="spellStart"/>
            <w:r w:rsidRPr="00F45328">
              <w:rPr>
                <w:lang w:val="en-US"/>
              </w:rPr>
              <w:t>Thale</w:t>
            </w:r>
            <w:proofErr w:type="spellEnd"/>
            <w:r w:rsidRPr="00F45328">
              <w:rPr>
                <w:lang w:val="en-US"/>
              </w:rPr>
              <w:t>",</w:t>
            </w:r>
            <w:r>
              <w:rPr>
                <w:lang w:val="en-US"/>
              </w:rPr>
              <w:br/>
            </w:r>
            <w:r w:rsidRPr="00F45328">
              <w:rPr>
                <w:lang w:val="en-US"/>
              </w:rPr>
              <w:t xml:space="preserve">                    "</w:t>
            </w:r>
            <w:proofErr w:type="spellStart"/>
            <w:r w:rsidRPr="00F45328">
              <w:rPr>
                <w:lang w:val="en-US"/>
              </w:rPr>
              <w:t>areaType</w:t>
            </w:r>
            <w:proofErr w:type="spellEnd"/>
            <w:r w:rsidRPr="00F45328">
              <w:rPr>
                <w:lang w:val="en-US"/>
              </w:rPr>
              <w:t>": "G"</w:t>
            </w:r>
            <w:r>
              <w:rPr>
                <w:lang w:val="en-US"/>
              </w:rPr>
              <w:br/>
            </w:r>
            <w:r w:rsidRPr="00F45328">
              <w:rPr>
                <w:lang w:val="en-US"/>
              </w:rPr>
              <w:t xml:space="preserve">                },</w:t>
            </w:r>
            <w:r>
              <w:rPr>
                <w:lang w:val="en-US"/>
              </w:rPr>
              <w:br/>
            </w:r>
            <w:r w:rsidRPr="00F45328">
              <w:rPr>
                <w:lang w:val="en-US"/>
              </w:rPr>
              <w:t xml:space="preserve">                {</w:t>
            </w:r>
            <w:r>
              <w:rPr>
                <w:lang w:val="en-US"/>
              </w:rPr>
              <w:br/>
            </w:r>
            <w:r w:rsidRPr="00F45328">
              <w:rPr>
                <w:lang w:val="en-US"/>
              </w:rPr>
              <w:t xml:space="preserve">                    "city": "</w:t>
            </w:r>
            <w:proofErr w:type="spellStart"/>
            <w:r w:rsidRPr="00F45328">
              <w:rPr>
                <w:lang w:val="en-US"/>
              </w:rPr>
              <w:t>Timmenrode</w:t>
            </w:r>
            <w:proofErr w:type="spellEnd"/>
            <w:r w:rsidRPr="00F45328">
              <w:rPr>
                <w:lang w:val="en-US"/>
              </w:rPr>
              <w:t>",</w:t>
            </w:r>
            <w:r>
              <w:rPr>
                <w:lang w:val="en-US"/>
              </w:rPr>
              <w:br/>
            </w:r>
            <w:r w:rsidRPr="00F45328">
              <w:rPr>
                <w:lang w:val="en-US"/>
              </w:rPr>
              <w:t xml:space="preserve">                    "</w:t>
            </w:r>
            <w:proofErr w:type="spellStart"/>
            <w:r w:rsidRPr="00F45328">
              <w:rPr>
                <w:lang w:val="en-US"/>
              </w:rPr>
              <w:t>areaType</w:t>
            </w:r>
            <w:proofErr w:type="spellEnd"/>
            <w:r w:rsidRPr="00F45328">
              <w:rPr>
                <w:lang w:val="en-US"/>
              </w:rPr>
              <w:t>": "W"</w:t>
            </w:r>
            <w:r>
              <w:rPr>
                <w:lang w:val="en-US"/>
              </w:rPr>
              <w:br/>
            </w:r>
            <w:r w:rsidRPr="00F45328">
              <w:rPr>
                <w:lang w:val="en-US"/>
              </w:rPr>
              <w:t xml:space="preserve">                }</w:t>
            </w:r>
            <w:r>
              <w:rPr>
                <w:lang w:val="en-US"/>
              </w:rPr>
              <w:br/>
            </w:r>
            <w:r w:rsidRPr="00F45328">
              <w:rPr>
                <w:lang w:val="en-US"/>
              </w:rPr>
              <w:t xml:space="preserve">            ]</w:t>
            </w:r>
            <w:r>
              <w:rPr>
                <w:lang w:val="en-US"/>
              </w:rPr>
              <w:br/>
            </w:r>
            <w:r w:rsidRPr="00F45328">
              <w:rPr>
                <w:lang w:val="en-US"/>
              </w:rPr>
              <w:t xml:space="preserve">        },</w:t>
            </w:r>
            <w:r>
              <w:rPr>
                <w:lang w:val="en-US"/>
              </w:rPr>
              <w:br/>
            </w:r>
            <w:r w:rsidRPr="00F45328">
              <w:rPr>
                <w:lang w:val="en-US"/>
              </w:rPr>
              <w:t xml:space="preserve">    ],</w:t>
            </w:r>
            <w:r>
              <w:rPr>
                <w:lang w:val="en-US"/>
              </w:rPr>
              <w:br/>
            </w:r>
            <w:r w:rsidRPr="00F45328">
              <w:rPr>
                <w:lang w:val="en-US"/>
              </w:rPr>
              <w:t xml:space="preserve">    "more": false</w:t>
            </w:r>
          </w:p>
          <w:p w14:paraId="678707CC" w14:textId="77777777" w:rsidR="00164F98" w:rsidRPr="00F77C70" w:rsidRDefault="00164F98" w:rsidP="004730EA">
            <w:pPr>
              <w:cnfStyle w:val="000000100000" w:firstRow="0" w:lastRow="0" w:firstColumn="0" w:lastColumn="0" w:oddVBand="0" w:evenVBand="0" w:oddHBand="1" w:evenHBand="0" w:firstRowFirstColumn="0" w:firstRowLastColumn="0" w:lastRowFirstColumn="0" w:lastRowLastColumn="0"/>
              <w:rPr>
                <w:lang w:val="en-US"/>
              </w:rPr>
            </w:pPr>
            <w:r w:rsidRPr="00F45328">
              <w:rPr>
                <w:lang w:val="en-US"/>
              </w:rPr>
              <w:t>}</w:t>
            </w:r>
          </w:p>
        </w:tc>
      </w:tr>
    </w:tbl>
    <w:p w14:paraId="2BCAECAF" w14:textId="77777777" w:rsidR="00BD6F24" w:rsidRPr="00F77C70" w:rsidRDefault="00BD6F24" w:rsidP="00A73F6C">
      <w:pPr>
        <w:pStyle w:val="berschrift2"/>
        <w:rPr>
          <w:lang w:val="en-US"/>
        </w:rPr>
      </w:pPr>
      <w:bookmarkStart w:id="40" w:name="_Toc445120112"/>
      <w:r w:rsidRPr="00F77C70">
        <w:rPr>
          <w:lang w:val="en-US"/>
        </w:rPr>
        <w:lastRenderedPageBreak/>
        <w:t>Product advisor (PA)</w:t>
      </w:r>
      <w:bookmarkEnd w:id="40"/>
    </w:p>
    <w:p w14:paraId="22E6BC9C" w14:textId="77777777" w:rsidR="004C6283" w:rsidRPr="00F77C70" w:rsidRDefault="004C6283" w:rsidP="002D0313">
      <w:pPr>
        <w:pStyle w:val="berschrift3"/>
        <w:tabs>
          <w:tab w:val="clear" w:pos="3272"/>
        </w:tabs>
        <w:ind w:left="709" w:hanging="709"/>
        <w:rPr>
          <w:lang w:val="en-US"/>
        </w:rPr>
      </w:pPr>
      <w:bookmarkStart w:id="41" w:name="_Application_summary_/"/>
      <w:bookmarkStart w:id="42" w:name="_Ref352744409"/>
      <w:bookmarkStart w:id="43" w:name="_Toc445120113"/>
      <w:bookmarkEnd w:id="41"/>
      <w:r w:rsidRPr="00F77C70">
        <w:rPr>
          <w:lang w:val="en-US"/>
        </w:rPr>
        <w:t>Application summary / State diagram</w:t>
      </w:r>
      <w:bookmarkEnd w:id="42"/>
      <w:bookmarkEnd w:id="43"/>
    </w:p>
    <w:p w14:paraId="08DE67A5" w14:textId="77777777" w:rsidR="00CA1CB1" w:rsidRDefault="00CA1CB1" w:rsidP="00AD7E58">
      <w:pPr>
        <w:spacing w:after="0"/>
        <w:rPr>
          <w:rFonts w:ascii="Polo" w:hAnsi="Polo"/>
          <w:color w:val="000000" w:themeColor="text1"/>
          <w:lang w:val="en-US"/>
        </w:rPr>
      </w:pPr>
      <w:r w:rsidRPr="00F77C70">
        <w:rPr>
          <w:rFonts w:ascii="Polo" w:hAnsi="Polo"/>
          <w:color w:val="000000" w:themeColor="text1"/>
          <w:lang w:val="en-US"/>
        </w:rPr>
        <w:t>The product advisor constitutes the sales-related core of the eon.de-site. It serves as the main platform to provide both returning and prospective customers with an overview and details regarding both electricity- and natural gas products for private as well as business customers. It ultimately leads the customer into the online-conclusion process of a contract completed with E.ON. In addition the PA provides the customer with price information in a transparent and comparable manner. The price output</w:t>
      </w:r>
      <w:r w:rsidR="00E21DD2" w:rsidRPr="00F77C70">
        <w:rPr>
          <w:rFonts w:ascii="Polo" w:hAnsi="Polo"/>
          <w:color w:val="000000" w:themeColor="text1"/>
          <w:lang w:val="en-US"/>
        </w:rPr>
        <w:t xml:space="preserve"> is specified through regionaliz</w:t>
      </w:r>
      <w:r w:rsidRPr="00F77C70">
        <w:rPr>
          <w:rFonts w:ascii="Polo" w:hAnsi="Polo"/>
          <w:color w:val="000000" w:themeColor="text1"/>
          <w:lang w:val="en-US"/>
        </w:rPr>
        <w:t>ation and the definition of consumption (by entering a postal code and an annual consumption quantity). The product detail sites are also part of the product advisor (PA). The underlying price information will be provided by a</w:t>
      </w:r>
      <w:r w:rsidR="00AD7E58" w:rsidRPr="00F77C70">
        <w:rPr>
          <w:rFonts w:ascii="Polo" w:hAnsi="Polo"/>
          <w:color w:val="000000" w:themeColor="text1"/>
          <w:lang w:val="en-US"/>
        </w:rPr>
        <w:t xml:space="preserve"> fixed, predefined data format.</w:t>
      </w:r>
    </w:p>
    <w:p w14:paraId="44B25588" w14:textId="77777777" w:rsidR="00FA7C49" w:rsidRDefault="00FA7C49" w:rsidP="00AD7E58">
      <w:pPr>
        <w:spacing w:after="0"/>
        <w:rPr>
          <w:rFonts w:ascii="Polo" w:hAnsi="Polo"/>
          <w:color w:val="000000" w:themeColor="text1"/>
          <w:lang w:val="en-US"/>
        </w:rPr>
      </w:pPr>
    </w:p>
    <w:p w14:paraId="088816B4" w14:textId="7333A16D" w:rsidR="00FA7C49" w:rsidRPr="006423BA" w:rsidRDefault="00FA7C49" w:rsidP="006423BA">
      <w:pPr>
        <w:shd w:val="clear" w:color="auto" w:fill="CCC0D9" w:themeFill="accent4" w:themeFillTint="66"/>
        <w:spacing w:after="0"/>
        <w:rPr>
          <w:rFonts w:ascii="Polo" w:hAnsi="Polo"/>
          <w:b/>
          <w:color w:val="000000" w:themeColor="text1"/>
          <w:lang w:val="en-US"/>
        </w:rPr>
      </w:pPr>
      <w:r w:rsidRPr="006423BA">
        <w:rPr>
          <w:rFonts w:ascii="Polo" w:hAnsi="Polo"/>
          <w:b/>
          <w:color w:val="000000" w:themeColor="text1"/>
          <w:lang w:val="en-US"/>
        </w:rPr>
        <w:t>SPOC:</w:t>
      </w:r>
    </w:p>
    <w:p w14:paraId="15182708" w14:textId="0BC78613" w:rsidR="000B0C23" w:rsidRDefault="000B0C23" w:rsidP="006423BA">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Requests to the product advisor service</w:t>
      </w:r>
      <w:r w:rsidR="00DD2BD0">
        <w:rPr>
          <w:rFonts w:ascii="Polo" w:hAnsi="Polo"/>
          <w:color w:val="000000" w:themeColor="text1"/>
          <w:lang w:val="en-US"/>
        </w:rPr>
        <w:t xml:space="preserve"> </w:t>
      </w:r>
      <w:r w:rsidR="00DD2BD0" w:rsidRPr="006423BA">
        <w:rPr>
          <w:rFonts w:ascii="Polo" w:hAnsi="Polo"/>
          <w:b/>
          <w:color w:val="000000" w:themeColor="text1"/>
          <w:lang w:val="en-US"/>
        </w:rPr>
        <w:t>/products</w:t>
      </w:r>
      <w:r>
        <w:rPr>
          <w:rFonts w:ascii="Polo" w:hAnsi="Polo"/>
          <w:color w:val="000000" w:themeColor="text1"/>
          <w:lang w:val="en-US"/>
        </w:rPr>
        <w:t xml:space="preserve"> will be extended by four additional parameters, i.e. </w:t>
      </w:r>
      <w:proofErr w:type="spellStart"/>
      <w:r>
        <w:rPr>
          <w:rFonts w:ascii="Polo" w:hAnsi="Polo"/>
          <w:color w:val="000000" w:themeColor="text1"/>
          <w:lang w:val="en-US"/>
        </w:rPr>
        <w:t>offlineProduct</w:t>
      </w:r>
      <w:proofErr w:type="spellEnd"/>
      <w:r>
        <w:rPr>
          <w:rFonts w:ascii="Polo" w:hAnsi="Polo"/>
          <w:color w:val="000000" w:themeColor="text1"/>
          <w:lang w:val="en-US"/>
        </w:rPr>
        <w:t xml:space="preserve">, </w:t>
      </w:r>
      <w:proofErr w:type="spellStart"/>
      <w:r>
        <w:rPr>
          <w:rFonts w:ascii="Polo" w:hAnsi="Polo"/>
          <w:color w:val="000000" w:themeColor="text1"/>
          <w:lang w:val="en-US"/>
        </w:rPr>
        <w:t>priceGuarantee</w:t>
      </w:r>
      <w:proofErr w:type="spellEnd"/>
      <w:r>
        <w:rPr>
          <w:rFonts w:ascii="Polo" w:hAnsi="Polo"/>
          <w:color w:val="000000" w:themeColor="text1"/>
          <w:lang w:val="en-US"/>
        </w:rPr>
        <w:t xml:space="preserve">, ecology and flexibility. These parameters provide the possibility to reduce the response to the desired products for any campaign/cooperation. For example: </w:t>
      </w:r>
    </w:p>
    <w:p w14:paraId="67DBB820" w14:textId="3B0FA92D" w:rsidR="00FA7C49" w:rsidRPr="00F77C70" w:rsidRDefault="00CB0E2B" w:rsidP="006423BA">
      <w:pPr>
        <w:shd w:val="clear" w:color="auto" w:fill="CCC0D9" w:themeFill="accent4" w:themeFillTint="66"/>
        <w:spacing w:after="0"/>
        <w:rPr>
          <w:rFonts w:ascii="Polo" w:hAnsi="Polo"/>
          <w:color w:val="000000" w:themeColor="text1"/>
          <w:lang w:val="en-US"/>
        </w:rPr>
      </w:pPr>
      <w:r>
        <w:fldChar w:fldCharType="begin"/>
      </w:r>
      <w:r w:rsidRPr="002666EA">
        <w:rPr>
          <w:lang w:val="en-US"/>
          <w:rPrChange w:id="44" w:author="Autor">
            <w:rPr/>
          </w:rPrChange>
        </w:rPr>
        <w:instrText xml:space="preserve"> HYPERLINK "https://api.eon.de/sales/products/1.0?clientId=eonde&amp;zipCode=97753&amp;city=Karlstadt&amp;flexibility=true" </w:instrText>
      </w:r>
      <w:r>
        <w:fldChar w:fldCharType="separate"/>
      </w:r>
      <w:r w:rsidR="000B0C23" w:rsidRPr="006423BA">
        <w:rPr>
          <w:rStyle w:val="Hyperlink"/>
          <w:rFonts w:ascii="Polo" w:hAnsi="Polo" w:cstheme="minorBidi"/>
          <w:sz w:val="20"/>
          <w:szCs w:val="20"/>
          <w:lang w:val="en-US"/>
        </w:rPr>
        <w:t>https://api.eon.de/sales/products/1.0?clientId=eonde&amp;zipCode=97753&amp;city=Karlstadt&amp;</w:t>
      </w:r>
      <w:r w:rsidR="000B0C23" w:rsidRPr="006423BA">
        <w:rPr>
          <w:rStyle w:val="Hyperlink"/>
          <w:rFonts w:ascii="Polo" w:hAnsi="Polo" w:cstheme="minorBidi"/>
          <w:b/>
          <w:sz w:val="20"/>
          <w:szCs w:val="20"/>
          <w:lang w:val="en-US"/>
        </w:rPr>
        <w:t>flexibility=true</w:t>
      </w:r>
      <w:r>
        <w:rPr>
          <w:rStyle w:val="Hyperlink"/>
          <w:rFonts w:ascii="Polo" w:hAnsi="Polo" w:cstheme="minorBidi"/>
          <w:b/>
          <w:sz w:val="20"/>
          <w:szCs w:val="20"/>
          <w:lang w:val="en-US"/>
        </w:rPr>
        <w:fldChar w:fldCharType="end"/>
      </w:r>
      <w:r w:rsidR="000B0C23">
        <w:rPr>
          <w:rFonts w:ascii="Polo" w:hAnsi="Polo"/>
          <w:color w:val="000000" w:themeColor="text1"/>
          <w:lang w:val="en-US"/>
        </w:rPr>
        <w:t xml:space="preserve"> </w:t>
      </w:r>
    </w:p>
    <w:p w14:paraId="573AD68B" w14:textId="09347319" w:rsidR="00AD7E58" w:rsidRDefault="000B0C23" w:rsidP="006423BA">
      <w:pPr>
        <w:shd w:val="clear" w:color="auto" w:fill="CCC0D9" w:themeFill="accent4" w:themeFillTint="66"/>
        <w:spacing w:after="0"/>
        <w:rPr>
          <w:rFonts w:ascii="Polo" w:hAnsi="Polo"/>
          <w:color w:val="000000" w:themeColor="text1"/>
          <w:lang w:val="en-US"/>
        </w:rPr>
      </w:pPr>
      <w:proofErr w:type="gramStart"/>
      <w:r>
        <w:rPr>
          <w:rFonts w:ascii="Polo" w:hAnsi="Polo"/>
          <w:color w:val="000000" w:themeColor="text1"/>
          <w:lang w:val="en-US"/>
        </w:rPr>
        <w:t>would</w:t>
      </w:r>
      <w:proofErr w:type="gramEnd"/>
      <w:r>
        <w:rPr>
          <w:rFonts w:ascii="Polo" w:hAnsi="Polo"/>
          <w:color w:val="000000" w:themeColor="text1"/>
          <w:lang w:val="en-US"/>
        </w:rPr>
        <w:t xml:space="preserve"> only return “Flexi” products.</w:t>
      </w:r>
    </w:p>
    <w:p w14:paraId="3772F486" w14:textId="7004C620" w:rsidR="00E547BA" w:rsidRDefault="00E547BA" w:rsidP="006423BA">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 xml:space="preserve">Combinations of these parameters are treated with an AND, e.g. </w:t>
      </w:r>
      <w:proofErr w:type="spellStart"/>
      <w:r>
        <w:rPr>
          <w:rFonts w:ascii="Polo" w:hAnsi="Polo"/>
          <w:color w:val="000000" w:themeColor="text1"/>
          <w:lang w:val="en-US"/>
        </w:rPr>
        <w:t>priceGuarantee</w:t>
      </w:r>
      <w:proofErr w:type="spellEnd"/>
      <w:r>
        <w:rPr>
          <w:rFonts w:ascii="Polo" w:hAnsi="Polo"/>
          <w:color w:val="000000" w:themeColor="text1"/>
          <w:lang w:val="en-US"/>
        </w:rPr>
        <w:t>=</w:t>
      </w:r>
      <w:proofErr w:type="spellStart"/>
      <w:r>
        <w:rPr>
          <w:rFonts w:ascii="Polo" w:hAnsi="Polo"/>
          <w:color w:val="000000" w:themeColor="text1"/>
          <w:lang w:val="en-US"/>
        </w:rPr>
        <w:t>true&amp;ecology</w:t>
      </w:r>
      <w:proofErr w:type="spellEnd"/>
      <w:r>
        <w:rPr>
          <w:rFonts w:ascii="Polo" w:hAnsi="Polo"/>
          <w:color w:val="000000" w:themeColor="text1"/>
          <w:lang w:val="en-US"/>
        </w:rPr>
        <w:t>=true reduces response to products that have both features.</w:t>
      </w:r>
    </w:p>
    <w:p w14:paraId="3C304B77" w14:textId="77777777" w:rsidR="000B0C23" w:rsidRDefault="000B0C23" w:rsidP="006423BA">
      <w:pPr>
        <w:shd w:val="clear" w:color="auto" w:fill="CCC0D9" w:themeFill="accent4" w:themeFillTint="66"/>
        <w:spacing w:after="0"/>
        <w:rPr>
          <w:rFonts w:ascii="Polo" w:hAnsi="Polo"/>
          <w:color w:val="000000" w:themeColor="text1"/>
          <w:lang w:val="en-US"/>
        </w:rPr>
      </w:pPr>
    </w:p>
    <w:p w14:paraId="7354B73A" w14:textId="3129FA0E" w:rsidR="009472C0" w:rsidRDefault="00313C64" w:rsidP="006423BA">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 xml:space="preserve">Responses from </w:t>
      </w:r>
      <w:r w:rsidR="00FC241C" w:rsidRPr="006423BA">
        <w:rPr>
          <w:rFonts w:ascii="Polo" w:hAnsi="Polo"/>
          <w:b/>
          <w:color w:val="000000" w:themeColor="text1"/>
          <w:lang w:val="en-US"/>
        </w:rPr>
        <w:t>all</w:t>
      </w:r>
      <w:r>
        <w:rPr>
          <w:rFonts w:ascii="Polo" w:hAnsi="Polo"/>
          <w:color w:val="000000" w:themeColor="text1"/>
          <w:lang w:val="en-US"/>
        </w:rPr>
        <w:t xml:space="preserve"> product advisor </w:t>
      </w:r>
      <w:r w:rsidRPr="006423BA">
        <w:rPr>
          <w:rFonts w:ascii="Polo" w:hAnsi="Polo"/>
          <w:b/>
          <w:color w:val="000000" w:themeColor="text1"/>
          <w:lang w:val="en-US"/>
        </w:rPr>
        <w:t>service</w:t>
      </w:r>
      <w:r w:rsidR="00FC241C" w:rsidRPr="006423BA">
        <w:rPr>
          <w:rFonts w:ascii="Polo" w:hAnsi="Polo"/>
          <w:b/>
          <w:color w:val="000000" w:themeColor="text1"/>
          <w:lang w:val="en-US"/>
        </w:rPr>
        <w:t>s</w:t>
      </w:r>
      <w:r>
        <w:rPr>
          <w:rFonts w:ascii="Polo" w:hAnsi="Polo"/>
          <w:color w:val="000000" w:themeColor="text1"/>
          <w:lang w:val="en-US"/>
        </w:rPr>
        <w:t xml:space="preserve"> will </w:t>
      </w:r>
      <w:r w:rsidR="007E2CF7">
        <w:rPr>
          <w:rFonts w:ascii="Polo" w:hAnsi="Polo"/>
          <w:color w:val="000000" w:themeColor="text1"/>
          <w:lang w:val="en-US"/>
        </w:rPr>
        <w:t xml:space="preserve">not contain </w:t>
      </w:r>
      <w:r w:rsidR="009472C0">
        <w:rPr>
          <w:rFonts w:ascii="Polo" w:hAnsi="Polo"/>
          <w:color w:val="000000" w:themeColor="text1"/>
          <w:lang w:val="en-US"/>
        </w:rPr>
        <w:t xml:space="preserve">additional fields </w:t>
      </w:r>
      <w:r>
        <w:rPr>
          <w:rFonts w:ascii="Polo" w:hAnsi="Polo"/>
          <w:color w:val="000000" w:themeColor="text1"/>
          <w:lang w:val="en-US"/>
        </w:rPr>
        <w:t>if the service called is for a sales partner</w:t>
      </w:r>
      <w:r w:rsidR="009472C0">
        <w:rPr>
          <w:rFonts w:ascii="Polo" w:hAnsi="Polo"/>
          <w:color w:val="000000" w:themeColor="text1"/>
          <w:lang w:val="en-US"/>
        </w:rPr>
        <w:t xml:space="preserve">, but rather existing fields for a bonus are recycled, i.e. bonus, </w:t>
      </w:r>
      <w:proofErr w:type="spellStart"/>
      <w:r w:rsidR="009472C0">
        <w:rPr>
          <w:rFonts w:ascii="Polo" w:hAnsi="Polo"/>
          <w:color w:val="000000" w:themeColor="text1"/>
          <w:lang w:val="en-US"/>
        </w:rPr>
        <w:t>bonusUnit</w:t>
      </w:r>
      <w:proofErr w:type="spellEnd"/>
      <w:r w:rsidR="009472C0">
        <w:rPr>
          <w:rFonts w:ascii="Polo" w:hAnsi="Polo"/>
          <w:color w:val="000000" w:themeColor="text1"/>
          <w:lang w:val="en-US"/>
        </w:rPr>
        <w:t xml:space="preserve">, </w:t>
      </w:r>
      <w:proofErr w:type="spellStart"/>
      <w:r w:rsidR="009472C0">
        <w:rPr>
          <w:rFonts w:ascii="Polo" w:hAnsi="Polo"/>
          <w:color w:val="000000" w:themeColor="text1"/>
          <w:lang w:val="en-US"/>
        </w:rPr>
        <w:t>bonusDesc</w:t>
      </w:r>
      <w:proofErr w:type="spellEnd"/>
      <w:r w:rsidR="009472C0">
        <w:rPr>
          <w:rFonts w:ascii="Polo" w:hAnsi="Polo"/>
          <w:color w:val="000000" w:themeColor="text1"/>
          <w:lang w:val="en-US"/>
        </w:rPr>
        <w:t xml:space="preserve">, </w:t>
      </w:r>
      <w:proofErr w:type="spellStart"/>
      <w:r w:rsidR="009472C0">
        <w:rPr>
          <w:rFonts w:ascii="Polo" w:hAnsi="Polo"/>
          <w:color w:val="000000" w:themeColor="text1"/>
          <w:lang w:val="en-US"/>
        </w:rPr>
        <w:t>bonusDescFootnotes</w:t>
      </w:r>
      <w:proofErr w:type="spellEnd"/>
      <w:r w:rsidR="009472C0">
        <w:rPr>
          <w:rFonts w:ascii="Polo" w:hAnsi="Polo"/>
          <w:color w:val="000000" w:themeColor="text1"/>
          <w:lang w:val="en-US"/>
        </w:rPr>
        <w:t xml:space="preserve">, </w:t>
      </w:r>
      <w:proofErr w:type="spellStart"/>
      <w:r w:rsidR="009472C0">
        <w:rPr>
          <w:rFonts w:ascii="Polo" w:hAnsi="Polo"/>
          <w:color w:val="000000" w:themeColor="text1"/>
          <w:lang w:val="en-US"/>
        </w:rPr>
        <w:t>bonusNetEuroRounded</w:t>
      </w:r>
      <w:proofErr w:type="spellEnd"/>
      <w:r w:rsidR="009472C0">
        <w:rPr>
          <w:rFonts w:ascii="Polo" w:hAnsi="Polo"/>
          <w:color w:val="000000" w:themeColor="text1"/>
          <w:lang w:val="en-US"/>
        </w:rPr>
        <w:t xml:space="preserve"> and </w:t>
      </w:r>
      <w:proofErr w:type="spellStart"/>
      <w:r w:rsidR="009472C0">
        <w:rPr>
          <w:rFonts w:ascii="Polo" w:hAnsi="Polo"/>
          <w:color w:val="000000" w:themeColor="text1"/>
          <w:lang w:val="en-US"/>
        </w:rPr>
        <w:t>bonusVatEuroRounded</w:t>
      </w:r>
      <w:proofErr w:type="spellEnd"/>
      <w:r w:rsidR="009472C0">
        <w:rPr>
          <w:rFonts w:ascii="Polo" w:hAnsi="Polo"/>
          <w:color w:val="000000" w:themeColor="text1"/>
          <w:lang w:val="en-US"/>
        </w:rPr>
        <w:t xml:space="preserve">. In case the bonus is not a price, e.g. miles the value in </w:t>
      </w:r>
      <w:proofErr w:type="spellStart"/>
      <w:r w:rsidR="009472C0">
        <w:rPr>
          <w:rFonts w:ascii="Polo" w:hAnsi="Polo"/>
          <w:color w:val="000000" w:themeColor="text1"/>
          <w:lang w:val="en-US"/>
        </w:rPr>
        <w:t>bonusVatEuroRounded</w:t>
      </w:r>
      <w:proofErr w:type="spellEnd"/>
      <w:r w:rsidR="009472C0">
        <w:rPr>
          <w:rFonts w:ascii="Polo" w:hAnsi="Polo"/>
          <w:color w:val="000000" w:themeColor="text1"/>
          <w:lang w:val="en-US"/>
        </w:rPr>
        <w:t xml:space="preserve"> is of course not rounded or multiplied by the vat factor, but rather will be the same as bonus.</w:t>
      </w:r>
    </w:p>
    <w:p w14:paraId="3923F75B" w14:textId="77777777" w:rsidR="009472C0" w:rsidRDefault="009472C0" w:rsidP="006423BA">
      <w:pPr>
        <w:shd w:val="clear" w:color="auto" w:fill="CCC0D9" w:themeFill="accent4" w:themeFillTint="66"/>
        <w:spacing w:after="0"/>
        <w:rPr>
          <w:rFonts w:ascii="Polo" w:hAnsi="Polo"/>
          <w:color w:val="000000" w:themeColor="text1"/>
          <w:lang w:val="en-US"/>
        </w:rPr>
      </w:pPr>
    </w:p>
    <w:p w14:paraId="23CBF5B7" w14:textId="326AA9A7" w:rsidR="000B0C23" w:rsidRDefault="00313C64" w:rsidP="006423BA">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An API call for a sales partner can be identified by the “</w:t>
      </w:r>
      <w:proofErr w:type="spellStart"/>
      <w:r>
        <w:rPr>
          <w:rFonts w:ascii="Polo" w:hAnsi="Polo"/>
          <w:color w:val="000000" w:themeColor="text1"/>
          <w:lang w:val="en-US"/>
        </w:rPr>
        <w:t>clientId</w:t>
      </w:r>
      <w:proofErr w:type="spellEnd"/>
      <w:r>
        <w:rPr>
          <w:rFonts w:ascii="Polo" w:hAnsi="Polo"/>
          <w:color w:val="000000" w:themeColor="text1"/>
          <w:lang w:val="en-US"/>
        </w:rPr>
        <w:t xml:space="preserve">”.  As an example: </w:t>
      </w:r>
    </w:p>
    <w:p w14:paraId="4D5C66EF" w14:textId="7A4B5C6D" w:rsidR="00313C64" w:rsidRPr="006423BA" w:rsidRDefault="00CB0E2B" w:rsidP="006423BA">
      <w:pPr>
        <w:shd w:val="clear" w:color="auto" w:fill="CCC0D9" w:themeFill="accent4" w:themeFillTint="66"/>
        <w:spacing w:after="0"/>
        <w:rPr>
          <w:rFonts w:ascii="Polo" w:hAnsi="Polo"/>
          <w:color w:val="000000" w:themeColor="text1"/>
          <w:sz w:val="20"/>
          <w:szCs w:val="20"/>
          <w:lang w:val="en-US"/>
        </w:rPr>
      </w:pPr>
      <w:r>
        <w:fldChar w:fldCharType="begin"/>
      </w:r>
      <w:r w:rsidRPr="002666EA">
        <w:rPr>
          <w:lang w:val="en-US"/>
          <w:rPrChange w:id="45" w:author="Autor">
            <w:rPr/>
          </w:rPrChange>
        </w:rPr>
        <w:instrText xml:space="preserve"> HYPERLINK "https://api.eon.de/sales/products/1.0?clientId=airberlin" </w:instrText>
      </w:r>
      <w:r>
        <w:fldChar w:fldCharType="separate"/>
      </w:r>
      <w:r w:rsidR="00313C64" w:rsidRPr="006423BA">
        <w:rPr>
          <w:rStyle w:val="Hyperlink"/>
          <w:rFonts w:ascii="Polo" w:hAnsi="Polo" w:cstheme="minorBidi"/>
          <w:sz w:val="20"/>
          <w:szCs w:val="20"/>
          <w:lang w:val="en-US"/>
        </w:rPr>
        <w:t>https://api.eon.de/sales/products/1.0?clientId=</w:t>
      </w:r>
      <w:r w:rsidR="00313C64" w:rsidRPr="006423BA">
        <w:rPr>
          <w:rStyle w:val="Hyperlink"/>
          <w:rFonts w:ascii="Polo" w:hAnsi="Polo" w:cstheme="minorBidi"/>
          <w:b/>
          <w:sz w:val="20"/>
          <w:szCs w:val="20"/>
          <w:lang w:val="en-US"/>
        </w:rPr>
        <w:t>airberlin</w:t>
      </w:r>
      <w:r>
        <w:rPr>
          <w:rStyle w:val="Hyperlink"/>
          <w:rFonts w:ascii="Polo" w:hAnsi="Polo" w:cstheme="minorBidi"/>
          <w:b/>
          <w:sz w:val="20"/>
          <w:szCs w:val="20"/>
          <w:lang w:val="en-US"/>
        </w:rPr>
        <w:fldChar w:fldCharType="end"/>
      </w:r>
      <w:r w:rsidR="00313C64" w:rsidRPr="006423BA">
        <w:rPr>
          <w:rFonts w:ascii="Polo" w:hAnsi="Polo"/>
          <w:color w:val="000000" w:themeColor="text1"/>
          <w:sz w:val="20"/>
          <w:szCs w:val="20"/>
          <w:lang w:val="en-US"/>
        </w:rPr>
        <w:t xml:space="preserve"> …</w:t>
      </w:r>
    </w:p>
    <w:p w14:paraId="4910C03F" w14:textId="078139F0" w:rsidR="00313C64" w:rsidRDefault="007B6F2C" w:rsidP="006423BA">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 xml:space="preserve">For details please refer to referenced document 2 </w:t>
      </w:r>
      <w:r w:rsidRPr="00F77C70">
        <w:rPr>
          <w:rFonts w:ascii="Polo" w:hAnsi="Polo"/>
          <w:color w:val="000000" w:themeColor="text1"/>
          <w:lang w:val="en-US"/>
        </w:rPr>
        <w:t>Complex data types of service API</w:t>
      </w:r>
      <w:r w:rsidR="00A40A61">
        <w:rPr>
          <w:rFonts w:ascii="Polo" w:hAnsi="Polo"/>
          <w:color w:val="000000" w:themeColor="text1"/>
          <w:lang w:val="en-US"/>
        </w:rPr>
        <w:t xml:space="preserve"> (Field 1</w:t>
      </w:r>
      <w:r w:rsidR="00460E41">
        <w:rPr>
          <w:rFonts w:ascii="Polo" w:hAnsi="Polo"/>
          <w:color w:val="000000" w:themeColor="text1"/>
          <w:lang w:val="en-US"/>
        </w:rPr>
        <w:t>26</w:t>
      </w:r>
      <w:r w:rsidR="00A40A61">
        <w:rPr>
          <w:rFonts w:ascii="Polo" w:hAnsi="Polo"/>
          <w:color w:val="000000" w:themeColor="text1"/>
          <w:lang w:val="en-US"/>
        </w:rPr>
        <w:t xml:space="preserve"> – 13</w:t>
      </w:r>
      <w:r w:rsidR="00460E41">
        <w:rPr>
          <w:rFonts w:ascii="Polo" w:hAnsi="Polo"/>
          <w:color w:val="000000" w:themeColor="text1"/>
          <w:lang w:val="en-US"/>
        </w:rPr>
        <w:t>0</w:t>
      </w:r>
      <w:r w:rsidR="00A40A61">
        <w:rPr>
          <w:rFonts w:ascii="Polo" w:hAnsi="Polo"/>
          <w:color w:val="000000" w:themeColor="text1"/>
          <w:lang w:val="en-US"/>
        </w:rPr>
        <w:t>)</w:t>
      </w:r>
      <w:r w:rsidR="003C375C">
        <w:rPr>
          <w:rFonts w:ascii="Polo" w:hAnsi="Polo"/>
          <w:color w:val="000000" w:themeColor="text1"/>
          <w:lang w:val="en-US"/>
        </w:rPr>
        <w:t>.</w:t>
      </w:r>
    </w:p>
    <w:p w14:paraId="079FB610" w14:textId="77777777" w:rsidR="000B0C23" w:rsidRPr="00F77C70" w:rsidRDefault="000B0C23" w:rsidP="00AD7E58">
      <w:pPr>
        <w:spacing w:after="0"/>
        <w:rPr>
          <w:rFonts w:ascii="Polo" w:hAnsi="Polo"/>
          <w:color w:val="000000" w:themeColor="text1"/>
          <w:lang w:val="en-US"/>
        </w:rPr>
      </w:pPr>
    </w:p>
    <w:p w14:paraId="074575C8" w14:textId="77777777" w:rsidR="00CA1CB1" w:rsidRPr="00F77C70" w:rsidRDefault="00CA1CB1" w:rsidP="00CA1CB1">
      <w:pPr>
        <w:rPr>
          <w:rFonts w:ascii="Polo" w:hAnsi="Polo"/>
          <w:b/>
          <w:color w:val="000000" w:themeColor="text1"/>
          <w:lang w:val="en-US"/>
        </w:rPr>
      </w:pPr>
      <w:r w:rsidRPr="00F77C70">
        <w:rPr>
          <w:rFonts w:ascii="Polo" w:hAnsi="Polo"/>
          <w:b/>
          <w:color w:val="000000" w:themeColor="text1"/>
          <w:lang w:val="en-US"/>
        </w:rPr>
        <w:t>Processes/Interfaces</w:t>
      </w:r>
    </w:p>
    <w:p w14:paraId="0EC4209F" w14:textId="77777777" w:rsidR="00CA1CB1" w:rsidRPr="00F77C70" w:rsidRDefault="00CA1CB1"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lastRenderedPageBreak/>
        <w:t>The specific search and display functions will be controlled by the underlying data and prompted</w:t>
      </w:r>
      <w:r w:rsidR="005C011B" w:rsidRPr="00F77C70">
        <w:rPr>
          <w:rFonts w:ascii="Polo" w:hAnsi="Polo"/>
          <w:color w:val="000000" w:themeColor="text1"/>
          <w:lang w:val="en-US"/>
        </w:rPr>
        <w:t xml:space="preserve"> by interacting with the CMS</w:t>
      </w:r>
    </w:p>
    <w:p w14:paraId="152438A0" w14:textId="77777777" w:rsidR="00CA1CB1" w:rsidRPr="00F77C70" w:rsidRDefault="00CA1CB1"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Change-over to the online contract application</w:t>
      </w:r>
      <w:r w:rsidR="00B45616" w:rsidRPr="00F77C70">
        <w:rPr>
          <w:rFonts w:ascii="Polo" w:hAnsi="Polo"/>
          <w:color w:val="000000" w:themeColor="text1"/>
          <w:lang w:val="en-US"/>
        </w:rPr>
        <w:t xml:space="preserve"> </w:t>
      </w:r>
    </w:p>
    <w:p w14:paraId="299D02D5" w14:textId="77777777" w:rsidR="00CA1CB1" w:rsidRPr="00F77C70" w:rsidRDefault="00CA1CB1" w:rsidP="002211E6">
      <w:pPr>
        <w:numPr>
          <w:ilvl w:val="0"/>
          <w:numId w:val="9"/>
        </w:numPr>
        <w:spacing w:after="120" w:line="240" w:lineRule="auto"/>
        <w:rPr>
          <w:rFonts w:ascii="Polo" w:hAnsi="Polo"/>
          <w:b/>
          <w:color w:val="000000" w:themeColor="text1"/>
          <w:lang w:val="en-US"/>
        </w:rPr>
      </w:pPr>
      <w:r w:rsidRPr="00F77C70">
        <w:rPr>
          <w:rFonts w:ascii="Polo" w:hAnsi="Polo"/>
          <w:color w:val="000000" w:themeColor="text1"/>
          <w:lang w:val="en-US"/>
        </w:rPr>
        <w:t>Postal code-routing for regionalization</w:t>
      </w:r>
    </w:p>
    <w:p w14:paraId="07825B68" w14:textId="77777777" w:rsidR="00CA1CB1" w:rsidRPr="00F77C70" w:rsidRDefault="00CA1CB1"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Interface/Transfer private customers/business cust</w:t>
      </w:r>
      <w:r w:rsidR="005C011B" w:rsidRPr="00F77C70">
        <w:rPr>
          <w:rFonts w:ascii="Polo" w:hAnsi="Polo"/>
          <w:color w:val="000000" w:themeColor="text1"/>
          <w:lang w:val="en-US"/>
        </w:rPr>
        <w:t>omers is considered (threshold)</w:t>
      </w:r>
    </w:p>
    <w:p w14:paraId="2EF956D6" w14:textId="77777777" w:rsidR="005C011B" w:rsidRPr="00F77C70" w:rsidRDefault="00CA1CB1" w:rsidP="005C011B">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Delineation towards individual customers (IC); pre-specified annual consumption inputs will be forwarded to the business customer section (electricity: &gt; 100,000kWh; natural gas: &gt;</w:t>
      </w:r>
      <w:r w:rsidR="00A661E5" w:rsidRPr="00F77C70">
        <w:rPr>
          <w:rFonts w:ascii="Polo" w:hAnsi="Polo"/>
          <w:color w:val="000000" w:themeColor="text1"/>
          <w:lang w:val="en-US"/>
        </w:rPr>
        <w:t xml:space="preserve"> </w:t>
      </w:r>
      <w:r w:rsidR="005C011B" w:rsidRPr="00F77C70">
        <w:rPr>
          <w:rFonts w:ascii="Polo" w:hAnsi="Polo"/>
          <w:color w:val="000000" w:themeColor="text1"/>
          <w:lang w:val="en-US"/>
        </w:rPr>
        <w:t>300,000kWh)</w:t>
      </w:r>
    </w:p>
    <w:p w14:paraId="2E85101B" w14:textId="77777777" w:rsidR="005C011B" w:rsidRPr="00F77C70" w:rsidRDefault="005C011B" w:rsidP="005C011B">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In case of accessing the OVA, pre-</w:t>
      </w:r>
      <w:proofErr w:type="spellStart"/>
      <w:r w:rsidRPr="00F77C70">
        <w:rPr>
          <w:rFonts w:ascii="Polo" w:hAnsi="Polo"/>
          <w:color w:val="000000" w:themeColor="text1"/>
          <w:lang w:val="en-US"/>
        </w:rPr>
        <w:t>testings</w:t>
      </w:r>
      <w:proofErr w:type="spellEnd"/>
      <w:r w:rsidRPr="00F77C70">
        <w:rPr>
          <w:rFonts w:ascii="Polo" w:hAnsi="Polo"/>
          <w:color w:val="000000" w:themeColor="text1"/>
          <w:lang w:val="en-US"/>
        </w:rPr>
        <w:t xml:space="preserve"> in product advisor are conducted. This ensures the successful process flow of the OVA</w:t>
      </w:r>
    </w:p>
    <w:p w14:paraId="41C7B6C6" w14:textId="4B282AFC" w:rsidR="00621543" w:rsidRPr="00F77C70" w:rsidRDefault="00621543">
      <w:pPr>
        <w:spacing w:after="0" w:line="240" w:lineRule="auto"/>
        <w:rPr>
          <w:rFonts w:ascii="Polo" w:hAnsi="Polo"/>
          <w:color w:val="000000" w:themeColor="text1"/>
          <w:lang w:val="en-US"/>
        </w:rPr>
      </w:pPr>
      <w:r w:rsidRPr="00F77C70">
        <w:rPr>
          <w:rFonts w:ascii="Polo" w:hAnsi="Polo"/>
          <w:color w:val="000000" w:themeColor="text1"/>
          <w:lang w:val="en-US"/>
        </w:rPr>
        <w:br w:type="page"/>
      </w:r>
    </w:p>
    <w:p w14:paraId="56482AE2" w14:textId="5B22A935" w:rsidR="00CA1CB1" w:rsidRPr="00F77C70" w:rsidRDefault="00CA1CB1" w:rsidP="00361FDA">
      <w:pPr>
        <w:spacing w:after="0" w:line="240" w:lineRule="auto"/>
        <w:rPr>
          <w:rFonts w:ascii="Polo" w:hAnsi="Polo"/>
          <w:b/>
          <w:color w:val="000000" w:themeColor="text1"/>
          <w:lang w:val="en-US"/>
        </w:rPr>
      </w:pPr>
      <w:r w:rsidRPr="00F77C70">
        <w:rPr>
          <w:rFonts w:ascii="Polo" w:hAnsi="Polo"/>
          <w:b/>
          <w:color w:val="000000" w:themeColor="text1"/>
          <w:lang w:val="en-US"/>
        </w:rPr>
        <w:lastRenderedPageBreak/>
        <w:t>State diagram</w:t>
      </w:r>
    </w:p>
    <w:p w14:paraId="29A203C2" w14:textId="6BAD9D5C" w:rsidR="00CA1CB1" w:rsidRPr="00F77C70" w:rsidRDefault="00CA59CD" w:rsidP="00CA1CB1">
      <w:pPr>
        <w:rPr>
          <w:rFonts w:ascii="Polo" w:hAnsi="Polo"/>
          <w:lang w:val="en-US"/>
        </w:rPr>
      </w:pPr>
      <w:r w:rsidRPr="00F77C70">
        <w:rPr>
          <w:rFonts w:ascii="Polo" w:hAnsi="Polo"/>
          <w:noProof/>
          <w:lang w:eastAsia="de-DE"/>
        </w:rPr>
        <w:drawing>
          <wp:inline distT="0" distB="0" distL="0" distR="0" wp14:anchorId="50A828EF" wp14:editId="054964D3">
            <wp:extent cx="5759450" cy="40265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ktberater_and_Online_Vertragsabschlus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026535"/>
                    </a:xfrm>
                    <a:prstGeom prst="rect">
                      <a:avLst/>
                    </a:prstGeom>
                  </pic:spPr>
                </pic:pic>
              </a:graphicData>
            </a:graphic>
          </wp:inline>
        </w:drawing>
      </w:r>
    </w:p>
    <w:p w14:paraId="4776F348" w14:textId="0F180F73" w:rsidR="004B607B" w:rsidRPr="00F77C70" w:rsidRDefault="004B607B" w:rsidP="004B607B">
      <w:pPr>
        <w:pStyle w:val="Beschriftung"/>
        <w:rPr>
          <w:rFonts w:ascii="Polo" w:hAnsi="Polo"/>
          <w:color w:val="000000" w:themeColor="text1"/>
          <w:lang w:val="en-US"/>
        </w:rPr>
      </w:pPr>
      <w:r w:rsidRPr="00F77C70">
        <w:rPr>
          <w:color w:val="000000" w:themeColor="text1"/>
          <w:lang w:val="en-US"/>
        </w:rPr>
        <w:t xml:space="preserve">Illustration </w:t>
      </w:r>
      <w:r w:rsidR="006B3135" w:rsidRPr="00F77C70">
        <w:rPr>
          <w:color w:val="000000" w:themeColor="text1"/>
          <w:lang w:val="en-US"/>
        </w:rPr>
        <w:fldChar w:fldCharType="begin"/>
      </w:r>
      <w:r w:rsidRPr="00F77C70">
        <w:rPr>
          <w:color w:val="000000" w:themeColor="text1"/>
          <w:lang w:val="en-US"/>
        </w:rPr>
        <w:instrText xml:space="preserve"> SEQ Illustration \* ARABIC </w:instrText>
      </w:r>
      <w:r w:rsidR="006B3135" w:rsidRPr="00F77C70">
        <w:rPr>
          <w:color w:val="000000" w:themeColor="text1"/>
          <w:lang w:val="en-US"/>
        </w:rPr>
        <w:fldChar w:fldCharType="separate"/>
      </w:r>
      <w:r w:rsidR="0033004E">
        <w:rPr>
          <w:noProof/>
          <w:color w:val="000000" w:themeColor="text1"/>
          <w:lang w:val="en-US"/>
        </w:rPr>
        <w:t>1</w:t>
      </w:r>
      <w:r w:rsidR="006B3135" w:rsidRPr="00F77C70">
        <w:rPr>
          <w:color w:val="000000" w:themeColor="text1"/>
          <w:lang w:val="en-US"/>
        </w:rPr>
        <w:fldChar w:fldCharType="end"/>
      </w:r>
      <w:r w:rsidRPr="00F77C70">
        <w:rPr>
          <w:color w:val="000000" w:themeColor="text1"/>
          <w:lang w:val="en-US"/>
        </w:rPr>
        <w:t xml:space="preserve"> - State diagram of product advisor</w:t>
      </w:r>
    </w:p>
    <w:p w14:paraId="398B9517" w14:textId="6AE97C91" w:rsidR="004C6283" w:rsidRDefault="004C6283" w:rsidP="002D0313">
      <w:pPr>
        <w:pStyle w:val="berschrift3"/>
        <w:tabs>
          <w:tab w:val="clear" w:pos="3272"/>
        </w:tabs>
        <w:ind w:left="709" w:hanging="709"/>
        <w:rPr>
          <w:lang w:val="en-US"/>
        </w:rPr>
      </w:pPr>
      <w:bookmarkStart w:id="46" w:name="_Toc445120114"/>
      <w:r w:rsidRPr="00F77C70">
        <w:rPr>
          <w:lang w:val="en-US"/>
        </w:rPr>
        <w:t>API</w:t>
      </w:r>
      <w:r w:rsidR="00E8507C" w:rsidRPr="00F77C70">
        <w:rPr>
          <w:lang w:val="en-US"/>
        </w:rPr>
        <w:t xml:space="preserve"> specification</w:t>
      </w:r>
      <w:bookmarkEnd w:id="46"/>
    </w:p>
    <w:p w14:paraId="5E91620D" w14:textId="77777777" w:rsidR="000F7063" w:rsidRDefault="000F7063" w:rsidP="0041367D">
      <w:pPr>
        <w:pStyle w:val="berschrift4"/>
        <w:rPr>
          <w:lang w:val="en-US"/>
        </w:rPr>
      </w:pPr>
      <w:r>
        <w:rPr>
          <w:lang w:val="en-US"/>
        </w:rPr>
        <w:t>POST Requests</w:t>
      </w:r>
    </w:p>
    <w:p w14:paraId="0A6B79AC" w14:textId="376DB670" w:rsidR="000F7063" w:rsidRDefault="000F7063" w:rsidP="000F7063">
      <w:pPr>
        <w:rPr>
          <w:lang w:val="en-US"/>
        </w:rPr>
      </w:pPr>
      <w:r>
        <w:rPr>
          <w:lang w:val="en-US"/>
        </w:rPr>
        <w:t xml:space="preserve">The POST method is enabled for all PA services in order to be able to </w:t>
      </w:r>
      <w:r w:rsidRPr="002745C0">
        <w:rPr>
          <w:lang w:val="en-US"/>
        </w:rPr>
        <w:t>pass long parameters</w:t>
      </w:r>
      <w:r>
        <w:rPr>
          <w:lang w:val="en-US"/>
        </w:rPr>
        <w:t>, therefore these services are still read only queries. This method was specifically introduced to handle an interim solution for the customer self-care portal concerning product switch &amp; home move, where large amount of user related data had to be transmitted.</w:t>
      </w:r>
    </w:p>
    <w:p w14:paraId="58277301" w14:textId="77777777" w:rsidR="000F7063" w:rsidRPr="00F77C70" w:rsidRDefault="000F7063" w:rsidP="0041367D">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0F7063" w:rsidRPr="00F77C70" w14:paraId="45DB2D55" w14:textId="77777777" w:rsidTr="004730EA">
        <w:tc>
          <w:tcPr>
            <w:tcW w:w="3316" w:type="dxa"/>
          </w:tcPr>
          <w:p w14:paraId="7C73DE0D" w14:textId="77777777" w:rsidR="000F7063" w:rsidRPr="00F77C70" w:rsidRDefault="000F7063" w:rsidP="004730EA">
            <w:pPr>
              <w:rPr>
                <w:rFonts w:ascii="Polo" w:hAnsi="Polo"/>
                <w:b/>
                <w:lang w:val="en-US"/>
              </w:rPr>
            </w:pPr>
            <w:r w:rsidRPr="00F77C70">
              <w:rPr>
                <w:rFonts w:ascii="Polo" w:hAnsi="Polo"/>
                <w:b/>
                <w:lang w:val="en-US"/>
              </w:rPr>
              <w:t>Request type</w:t>
            </w:r>
          </w:p>
        </w:tc>
        <w:tc>
          <w:tcPr>
            <w:tcW w:w="2213" w:type="dxa"/>
          </w:tcPr>
          <w:p w14:paraId="041AA01F" w14:textId="77777777" w:rsidR="000F7063" w:rsidRPr="00F77C70" w:rsidRDefault="000F7063" w:rsidP="004730EA">
            <w:pPr>
              <w:rPr>
                <w:rFonts w:ascii="Polo" w:hAnsi="Polo"/>
                <w:lang w:val="en-US"/>
              </w:rPr>
            </w:pPr>
            <w:r>
              <w:rPr>
                <w:rFonts w:ascii="Polo" w:hAnsi="Polo"/>
                <w:lang w:val="en-US"/>
              </w:rPr>
              <w:t>POST</w:t>
            </w:r>
            <w:r w:rsidRPr="00F77C70">
              <w:rPr>
                <w:rFonts w:ascii="Polo" w:hAnsi="Polo"/>
                <w:lang w:val="en-US"/>
              </w:rPr>
              <w:t xml:space="preserve"> </w:t>
            </w:r>
          </w:p>
        </w:tc>
        <w:tc>
          <w:tcPr>
            <w:tcW w:w="3543" w:type="dxa"/>
          </w:tcPr>
          <w:p w14:paraId="0C7D816F" w14:textId="77777777" w:rsidR="000F7063" w:rsidRPr="00F77C70" w:rsidRDefault="000F7063" w:rsidP="004730EA">
            <w:pPr>
              <w:rPr>
                <w:rFonts w:ascii="Polo" w:hAnsi="Polo"/>
                <w:lang w:val="en-US"/>
              </w:rPr>
            </w:pPr>
            <w:r w:rsidRPr="002745C0">
              <w:rPr>
                <w:rFonts w:ascii="Polo" w:hAnsi="Polo"/>
                <w:lang w:val="en-US"/>
              </w:rPr>
              <w:t>Content-Type: application/</w:t>
            </w:r>
            <w:proofErr w:type="spellStart"/>
            <w:r w:rsidRPr="002745C0">
              <w:rPr>
                <w:rFonts w:ascii="Polo" w:hAnsi="Polo"/>
                <w:lang w:val="en-US"/>
              </w:rPr>
              <w:t>json</w:t>
            </w:r>
            <w:proofErr w:type="spellEnd"/>
          </w:p>
        </w:tc>
      </w:tr>
      <w:tr w:rsidR="000F7063" w:rsidRPr="00F77C70" w14:paraId="6DFBD932" w14:textId="77777777" w:rsidTr="004730EA">
        <w:tc>
          <w:tcPr>
            <w:tcW w:w="3316" w:type="dxa"/>
          </w:tcPr>
          <w:p w14:paraId="0466DD97" w14:textId="77777777" w:rsidR="000F7063" w:rsidRPr="00F77C70" w:rsidRDefault="000F7063" w:rsidP="004730EA">
            <w:pPr>
              <w:rPr>
                <w:rFonts w:ascii="Polo" w:hAnsi="Polo"/>
                <w:b/>
                <w:lang w:val="en-US"/>
              </w:rPr>
            </w:pPr>
            <w:r w:rsidRPr="00F77C70">
              <w:rPr>
                <w:rFonts w:ascii="Polo" w:hAnsi="Polo"/>
                <w:b/>
                <w:lang w:val="en-US"/>
              </w:rPr>
              <w:t>Response type</w:t>
            </w:r>
          </w:p>
        </w:tc>
        <w:tc>
          <w:tcPr>
            <w:tcW w:w="2213" w:type="dxa"/>
          </w:tcPr>
          <w:p w14:paraId="794F96CF" w14:textId="77777777" w:rsidR="000F7063" w:rsidRPr="00F77C70" w:rsidRDefault="000F7063" w:rsidP="004730EA">
            <w:pPr>
              <w:rPr>
                <w:rFonts w:ascii="Polo" w:hAnsi="Polo"/>
                <w:lang w:val="en-US"/>
              </w:rPr>
            </w:pPr>
            <w:r w:rsidRPr="00F77C70">
              <w:rPr>
                <w:rFonts w:ascii="Polo" w:hAnsi="Polo"/>
                <w:lang w:val="en-US"/>
              </w:rPr>
              <w:t>JSON</w:t>
            </w:r>
          </w:p>
        </w:tc>
        <w:tc>
          <w:tcPr>
            <w:tcW w:w="3543" w:type="dxa"/>
          </w:tcPr>
          <w:p w14:paraId="7D5982CC" w14:textId="77777777" w:rsidR="000F7063" w:rsidRPr="00F77C70" w:rsidRDefault="000F7063" w:rsidP="004730EA">
            <w:pPr>
              <w:rPr>
                <w:rFonts w:ascii="Polo" w:hAnsi="Polo"/>
                <w:lang w:val="en-US"/>
              </w:rPr>
            </w:pPr>
          </w:p>
        </w:tc>
      </w:tr>
    </w:tbl>
    <w:p w14:paraId="2D610CD4" w14:textId="77777777" w:rsidR="000F7063" w:rsidRDefault="000F7063" w:rsidP="0041367D">
      <w:pPr>
        <w:pStyle w:val="berschrift5"/>
        <w:rPr>
          <w:lang w:val="en-US"/>
        </w:rPr>
      </w:pPr>
      <w:r w:rsidRPr="00F77C70">
        <w:rPr>
          <w:lang w:val="en-US"/>
        </w:rPr>
        <w:lastRenderedPageBreak/>
        <w:t>Parameters</w:t>
      </w:r>
    </w:p>
    <w:p w14:paraId="7F35E5DF" w14:textId="7D697201" w:rsidR="000F7063" w:rsidRDefault="000F7063" w:rsidP="000F7063">
      <w:pPr>
        <w:rPr>
          <w:lang w:val="en-US"/>
        </w:rPr>
      </w:pPr>
      <w:r>
        <w:rPr>
          <w:lang w:val="en-US"/>
        </w:rPr>
        <w:t>The POST method requires/accepts the same parameters as the GET request</w:t>
      </w:r>
      <w:r w:rsidR="00001888">
        <w:rPr>
          <w:lang w:val="en-US"/>
        </w:rPr>
        <w:t>s</w:t>
      </w:r>
      <w:r>
        <w:rPr>
          <w:lang w:val="en-US"/>
        </w:rPr>
        <w:t xml:space="preserve">, and in </w:t>
      </w:r>
      <w:r w:rsidRPr="00063DD0">
        <w:rPr>
          <w:b/>
          <w:lang w:val="en-US"/>
        </w:rPr>
        <w:t>addition</w:t>
      </w:r>
      <w:r>
        <w:rPr>
          <w:b/>
          <w:lang w:val="en-US"/>
        </w:rPr>
        <w:t xml:space="preserve"> </w:t>
      </w:r>
      <w:r w:rsidR="008D1E20" w:rsidRPr="0041367D">
        <w:rPr>
          <w:lang w:val="en-US"/>
        </w:rPr>
        <w:t>all services now</w:t>
      </w:r>
      <w:r w:rsidR="008D1E20">
        <w:rPr>
          <w:b/>
          <w:lang w:val="en-US"/>
        </w:rPr>
        <w:t xml:space="preserve"> </w:t>
      </w:r>
      <w:r w:rsidR="008D1E20" w:rsidRPr="00ED4C9E">
        <w:rPr>
          <w:lang w:val="en-US"/>
        </w:rPr>
        <w:t>accept</w:t>
      </w:r>
      <w:r w:rsidRPr="00ED4C9E">
        <w:rPr>
          <w:lang w:val="en-US"/>
        </w:rPr>
        <w:t xml:space="preserve"> following</w:t>
      </w:r>
      <w:r>
        <w:rPr>
          <w:lang w:val="en-US"/>
        </w:rPr>
        <w:t xml:space="preserve"> parameters:</w:t>
      </w:r>
    </w:p>
    <w:tbl>
      <w:tblPr>
        <w:tblStyle w:val="Tabellenraster"/>
        <w:tblW w:w="0" w:type="auto"/>
        <w:tblLook w:val="04A0" w:firstRow="1" w:lastRow="0" w:firstColumn="1" w:lastColumn="0" w:noHBand="0" w:noVBand="1"/>
      </w:tblPr>
      <w:tblGrid>
        <w:gridCol w:w="1478"/>
        <w:gridCol w:w="2541"/>
        <w:gridCol w:w="1823"/>
        <w:gridCol w:w="1215"/>
        <w:gridCol w:w="1191"/>
        <w:gridCol w:w="1038"/>
      </w:tblGrid>
      <w:tr w:rsidR="000F7063" w:rsidRPr="00F77C70" w14:paraId="102DF8C4" w14:textId="77777777" w:rsidTr="004730EA">
        <w:tc>
          <w:tcPr>
            <w:tcW w:w="0" w:type="auto"/>
            <w:shd w:val="clear" w:color="auto" w:fill="D9D9D9" w:themeFill="background1" w:themeFillShade="D9"/>
          </w:tcPr>
          <w:p w14:paraId="64CB606F" w14:textId="77777777" w:rsidR="000F7063" w:rsidRPr="00F77C70" w:rsidRDefault="000F7063" w:rsidP="004730EA">
            <w:pPr>
              <w:spacing w:after="0"/>
              <w:rPr>
                <w:rFonts w:ascii="Polo" w:hAnsi="Polo"/>
                <w:b/>
                <w:lang w:val="en-US"/>
              </w:rPr>
            </w:pPr>
            <w:r w:rsidRPr="00F77C70">
              <w:rPr>
                <w:rFonts w:ascii="Polo" w:hAnsi="Polo"/>
                <w:b/>
                <w:lang w:val="en-US"/>
              </w:rPr>
              <w:t>Parameter</w:t>
            </w:r>
          </w:p>
        </w:tc>
        <w:tc>
          <w:tcPr>
            <w:tcW w:w="0" w:type="auto"/>
            <w:shd w:val="clear" w:color="auto" w:fill="D9D9D9" w:themeFill="background1" w:themeFillShade="D9"/>
          </w:tcPr>
          <w:p w14:paraId="693F811A" w14:textId="77777777" w:rsidR="000F7063" w:rsidRPr="00F77C70" w:rsidRDefault="000F7063" w:rsidP="004730EA">
            <w:pPr>
              <w:spacing w:after="0"/>
              <w:rPr>
                <w:rFonts w:ascii="Polo" w:hAnsi="Polo"/>
                <w:b/>
                <w:lang w:val="en-US"/>
              </w:rPr>
            </w:pPr>
            <w:r w:rsidRPr="00F77C70">
              <w:rPr>
                <w:rFonts w:ascii="Polo" w:hAnsi="Polo"/>
                <w:b/>
                <w:lang w:val="en-US"/>
              </w:rPr>
              <w:t>Value(s)</w:t>
            </w:r>
          </w:p>
        </w:tc>
        <w:tc>
          <w:tcPr>
            <w:tcW w:w="0" w:type="auto"/>
            <w:shd w:val="clear" w:color="auto" w:fill="D9D9D9" w:themeFill="background1" w:themeFillShade="D9"/>
          </w:tcPr>
          <w:p w14:paraId="4448A92C" w14:textId="77777777" w:rsidR="000F7063" w:rsidRPr="00F77C70" w:rsidDel="00F71FC4" w:rsidRDefault="000F7063" w:rsidP="004730EA">
            <w:pPr>
              <w:spacing w:after="0"/>
              <w:rPr>
                <w:rFonts w:ascii="Polo" w:hAnsi="Polo"/>
                <w:b/>
                <w:lang w:val="en-US"/>
              </w:rPr>
            </w:pPr>
            <w:r w:rsidRPr="00F77C70">
              <w:rPr>
                <w:rFonts w:ascii="Polo" w:hAnsi="Polo"/>
                <w:b/>
                <w:lang w:val="en-US"/>
              </w:rPr>
              <w:t>Description</w:t>
            </w:r>
          </w:p>
        </w:tc>
        <w:tc>
          <w:tcPr>
            <w:tcW w:w="0" w:type="auto"/>
            <w:shd w:val="clear" w:color="auto" w:fill="D9D9D9" w:themeFill="background1" w:themeFillShade="D9"/>
          </w:tcPr>
          <w:p w14:paraId="328ED7F3" w14:textId="77777777" w:rsidR="000F7063" w:rsidRPr="00F77C70" w:rsidRDefault="000F7063" w:rsidP="004730EA">
            <w:pPr>
              <w:spacing w:after="0"/>
              <w:rPr>
                <w:rFonts w:ascii="Polo" w:hAnsi="Polo"/>
                <w:b/>
                <w:lang w:val="en-US"/>
              </w:rPr>
            </w:pPr>
            <w:r w:rsidRPr="00F77C70">
              <w:rPr>
                <w:rFonts w:ascii="Polo" w:hAnsi="Polo"/>
                <w:b/>
                <w:lang w:val="en-US"/>
              </w:rPr>
              <w:t>Parameter type</w:t>
            </w:r>
          </w:p>
        </w:tc>
        <w:tc>
          <w:tcPr>
            <w:tcW w:w="0" w:type="auto"/>
            <w:shd w:val="clear" w:color="auto" w:fill="D9D9D9" w:themeFill="background1" w:themeFillShade="D9"/>
          </w:tcPr>
          <w:p w14:paraId="2CFF4C63" w14:textId="77777777" w:rsidR="000F7063" w:rsidRPr="00F77C70" w:rsidRDefault="000F7063" w:rsidP="004730EA">
            <w:pPr>
              <w:spacing w:after="0"/>
              <w:rPr>
                <w:rFonts w:ascii="Polo" w:hAnsi="Polo"/>
                <w:b/>
                <w:lang w:val="en-US"/>
              </w:rPr>
            </w:pPr>
            <w:r w:rsidRPr="00F77C70">
              <w:rPr>
                <w:rFonts w:ascii="Polo" w:hAnsi="Polo"/>
                <w:b/>
                <w:lang w:val="en-US"/>
              </w:rPr>
              <w:t>Data type</w:t>
            </w:r>
          </w:p>
        </w:tc>
        <w:tc>
          <w:tcPr>
            <w:tcW w:w="0" w:type="auto"/>
            <w:shd w:val="clear" w:color="auto" w:fill="D9D9D9" w:themeFill="background1" w:themeFillShade="D9"/>
          </w:tcPr>
          <w:p w14:paraId="592233E7" w14:textId="77777777" w:rsidR="000F7063" w:rsidRPr="00F77C70" w:rsidRDefault="000F7063" w:rsidP="004730EA">
            <w:pPr>
              <w:spacing w:after="0"/>
              <w:rPr>
                <w:rFonts w:ascii="Polo" w:hAnsi="Polo"/>
                <w:b/>
                <w:lang w:val="en-US"/>
              </w:rPr>
            </w:pPr>
            <w:r w:rsidRPr="00F77C70">
              <w:rPr>
                <w:rFonts w:ascii="Polo" w:hAnsi="Polo"/>
                <w:b/>
                <w:lang w:val="en-US"/>
              </w:rPr>
              <w:t>Required</w:t>
            </w:r>
          </w:p>
        </w:tc>
      </w:tr>
      <w:tr w:rsidR="000F7063" w:rsidRPr="00F77C70" w14:paraId="5C55DC9B" w14:textId="77777777" w:rsidTr="004730EA">
        <w:trPr>
          <w:trHeight w:val="564"/>
        </w:trPr>
        <w:tc>
          <w:tcPr>
            <w:tcW w:w="0" w:type="auto"/>
            <w:shd w:val="clear" w:color="auto" w:fill="92D050"/>
          </w:tcPr>
          <w:p w14:paraId="4EAD347E" w14:textId="77777777" w:rsidR="000F7063" w:rsidRPr="00356F13" w:rsidRDefault="000F7063" w:rsidP="004730EA">
            <w:pPr>
              <w:spacing w:after="0"/>
              <w:rPr>
                <w:rFonts w:ascii="Polo" w:hAnsi="Polo"/>
                <w:lang w:val="en-US"/>
              </w:rPr>
            </w:pPr>
            <w:r>
              <w:rPr>
                <w:rFonts w:ascii="Polo" w:hAnsi="Polo"/>
                <w:lang w:val="en-US"/>
              </w:rPr>
              <w:t>mode</w:t>
            </w:r>
          </w:p>
        </w:tc>
        <w:tc>
          <w:tcPr>
            <w:tcW w:w="0" w:type="auto"/>
            <w:shd w:val="clear" w:color="auto" w:fill="92D050"/>
          </w:tcPr>
          <w:p w14:paraId="65C3B5F0" w14:textId="77777777" w:rsidR="000F7063" w:rsidRDefault="000F7063" w:rsidP="004730EA">
            <w:pPr>
              <w:spacing w:after="0"/>
              <w:rPr>
                <w:rFonts w:ascii="Polo" w:hAnsi="Polo"/>
                <w:lang w:val="en-US"/>
              </w:rPr>
            </w:pPr>
            <w:r>
              <w:rPr>
                <w:rFonts w:ascii="Polo" w:hAnsi="Polo"/>
                <w:lang w:val="en-US"/>
              </w:rPr>
              <w:t>PS | HM</w:t>
            </w:r>
          </w:p>
        </w:tc>
        <w:tc>
          <w:tcPr>
            <w:tcW w:w="0" w:type="auto"/>
            <w:shd w:val="clear" w:color="auto" w:fill="92D050"/>
          </w:tcPr>
          <w:p w14:paraId="2027B52C" w14:textId="77777777" w:rsidR="000F7063" w:rsidRDefault="000F7063" w:rsidP="004730EA">
            <w:pPr>
              <w:spacing w:after="0"/>
              <w:rPr>
                <w:rFonts w:ascii="Polo" w:hAnsi="Polo"/>
                <w:lang w:val="en-US"/>
              </w:rPr>
            </w:pPr>
            <w:r>
              <w:rPr>
                <w:rFonts w:ascii="Polo" w:hAnsi="Polo"/>
                <w:lang w:val="en-US"/>
              </w:rPr>
              <w:t>PS = product switch</w:t>
            </w:r>
          </w:p>
          <w:p w14:paraId="2E5E0B90" w14:textId="77777777" w:rsidR="000F7063" w:rsidRDefault="000F7063" w:rsidP="004730EA">
            <w:pPr>
              <w:spacing w:after="0"/>
              <w:rPr>
                <w:rFonts w:ascii="Polo" w:hAnsi="Polo"/>
                <w:lang w:val="en-US"/>
              </w:rPr>
            </w:pPr>
            <w:r>
              <w:rPr>
                <w:rFonts w:ascii="Polo" w:hAnsi="Polo"/>
                <w:lang w:val="en-US"/>
              </w:rPr>
              <w:t>HM = home move</w:t>
            </w:r>
          </w:p>
        </w:tc>
        <w:tc>
          <w:tcPr>
            <w:tcW w:w="0" w:type="auto"/>
            <w:shd w:val="clear" w:color="auto" w:fill="92D050"/>
          </w:tcPr>
          <w:p w14:paraId="68EE5E17" w14:textId="77777777" w:rsidR="000F7063" w:rsidRDefault="000F7063" w:rsidP="004730EA">
            <w:pPr>
              <w:spacing w:after="0"/>
              <w:rPr>
                <w:rFonts w:ascii="Polo" w:hAnsi="Polo"/>
                <w:lang w:val="en-US"/>
              </w:rPr>
            </w:pPr>
            <w:r>
              <w:rPr>
                <w:rFonts w:ascii="Polo" w:hAnsi="Polo"/>
                <w:lang w:val="en-US"/>
              </w:rPr>
              <w:t>Query</w:t>
            </w:r>
          </w:p>
        </w:tc>
        <w:tc>
          <w:tcPr>
            <w:tcW w:w="0" w:type="auto"/>
            <w:shd w:val="clear" w:color="auto" w:fill="92D050"/>
          </w:tcPr>
          <w:p w14:paraId="1B9C7CD6" w14:textId="77777777" w:rsidR="000F7063" w:rsidRDefault="000F7063" w:rsidP="004730EA">
            <w:pPr>
              <w:spacing w:after="0"/>
              <w:rPr>
                <w:rFonts w:ascii="Polo" w:hAnsi="Polo"/>
                <w:lang w:val="en-US"/>
              </w:rPr>
            </w:pPr>
            <w:r>
              <w:rPr>
                <w:rFonts w:ascii="Polo" w:hAnsi="Polo"/>
                <w:lang w:val="en-US"/>
              </w:rPr>
              <w:t>string</w:t>
            </w:r>
          </w:p>
        </w:tc>
        <w:tc>
          <w:tcPr>
            <w:tcW w:w="0" w:type="auto"/>
            <w:shd w:val="clear" w:color="auto" w:fill="92D050"/>
          </w:tcPr>
          <w:p w14:paraId="5D6DE778" w14:textId="77777777" w:rsidR="000F7063" w:rsidRPr="00F77C70" w:rsidRDefault="000F7063" w:rsidP="004730EA">
            <w:pPr>
              <w:spacing w:after="0"/>
              <w:rPr>
                <w:rFonts w:ascii="Polo" w:hAnsi="Polo"/>
                <w:lang w:val="en-US"/>
              </w:rPr>
            </w:pPr>
          </w:p>
        </w:tc>
      </w:tr>
      <w:tr w:rsidR="000F7063" w:rsidRPr="00712DA6" w14:paraId="20E1329A" w14:textId="77777777" w:rsidTr="004730EA">
        <w:trPr>
          <w:trHeight w:val="564"/>
        </w:trPr>
        <w:tc>
          <w:tcPr>
            <w:tcW w:w="0" w:type="auto"/>
            <w:shd w:val="clear" w:color="auto" w:fill="92D050"/>
          </w:tcPr>
          <w:p w14:paraId="64FD035E" w14:textId="77777777" w:rsidR="000F7063" w:rsidRDefault="000F7063" w:rsidP="004730EA">
            <w:pPr>
              <w:spacing w:after="0"/>
              <w:rPr>
                <w:rFonts w:ascii="Polo" w:hAnsi="Polo"/>
                <w:lang w:val="en-US"/>
              </w:rPr>
            </w:pPr>
            <w:proofErr w:type="spellStart"/>
            <w:r>
              <w:rPr>
                <w:rFonts w:ascii="Polo" w:hAnsi="Polo"/>
                <w:lang w:val="en-US"/>
              </w:rPr>
              <w:t>customerData</w:t>
            </w:r>
            <w:proofErr w:type="spellEnd"/>
          </w:p>
        </w:tc>
        <w:tc>
          <w:tcPr>
            <w:tcW w:w="0" w:type="auto"/>
            <w:shd w:val="clear" w:color="auto" w:fill="92D050"/>
          </w:tcPr>
          <w:p w14:paraId="59771DEA" w14:textId="77777777" w:rsidR="000F7063" w:rsidRDefault="000F7063" w:rsidP="004730EA">
            <w:pPr>
              <w:spacing w:after="0"/>
              <w:rPr>
                <w:rFonts w:ascii="Polo" w:hAnsi="Polo"/>
                <w:lang w:val="en-US"/>
              </w:rPr>
            </w:pPr>
            <w:r w:rsidRPr="002745C0">
              <w:rPr>
                <w:rFonts w:ascii="Polo" w:hAnsi="Polo"/>
                <w:lang w:val="en-US"/>
              </w:rPr>
              <w:t>eyJ0ZXN0IjoidGVzdCJ9</w:t>
            </w:r>
          </w:p>
        </w:tc>
        <w:tc>
          <w:tcPr>
            <w:tcW w:w="0" w:type="auto"/>
            <w:shd w:val="clear" w:color="auto" w:fill="92D050"/>
          </w:tcPr>
          <w:p w14:paraId="49C38202" w14:textId="77777777" w:rsidR="000F7063" w:rsidRDefault="000F7063" w:rsidP="004730EA">
            <w:pPr>
              <w:spacing w:after="0"/>
              <w:rPr>
                <w:rFonts w:ascii="Polo" w:hAnsi="Polo"/>
                <w:lang w:val="en-US"/>
              </w:rPr>
            </w:pPr>
            <w:r>
              <w:rPr>
                <w:rFonts w:ascii="Polo" w:hAnsi="Polo"/>
                <w:lang w:val="en-US"/>
              </w:rPr>
              <w:t xml:space="preserve">Base64 encoded </w:t>
            </w:r>
            <w:proofErr w:type="spellStart"/>
            <w:r>
              <w:rPr>
                <w:rFonts w:ascii="Polo" w:hAnsi="Polo"/>
                <w:lang w:val="en-US"/>
              </w:rPr>
              <w:t>json</w:t>
            </w:r>
            <w:proofErr w:type="spellEnd"/>
            <w:r>
              <w:rPr>
                <w:rFonts w:ascii="Polo" w:hAnsi="Polo"/>
                <w:lang w:val="en-US"/>
              </w:rPr>
              <w:t xml:space="preserve"> object. Contains data from the </w:t>
            </w:r>
            <w:proofErr w:type="spellStart"/>
            <w:r>
              <w:rPr>
                <w:rFonts w:ascii="Polo" w:hAnsi="Polo"/>
                <w:lang w:val="en-US"/>
              </w:rPr>
              <w:t>csc</w:t>
            </w:r>
            <w:proofErr w:type="spellEnd"/>
            <w:r>
              <w:rPr>
                <w:rFonts w:ascii="Polo" w:hAnsi="Polo"/>
                <w:lang w:val="en-US"/>
              </w:rPr>
              <w:t xml:space="preserve"> that is only used by the EBS API</w:t>
            </w:r>
          </w:p>
        </w:tc>
        <w:tc>
          <w:tcPr>
            <w:tcW w:w="0" w:type="auto"/>
            <w:shd w:val="clear" w:color="auto" w:fill="92D050"/>
          </w:tcPr>
          <w:p w14:paraId="6C5F650F" w14:textId="77777777" w:rsidR="000F7063" w:rsidRPr="00063DD0" w:rsidRDefault="000F7063" w:rsidP="004730EA">
            <w:pPr>
              <w:spacing w:after="0"/>
              <w:rPr>
                <w:rFonts w:ascii="Polo" w:hAnsi="Polo"/>
                <w:b/>
                <w:lang w:val="en-US"/>
              </w:rPr>
            </w:pPr>
            <w:r w:rsidRPr="00063DD0">
              <w:rPr>
                <w:rFonts w:ascii="Polo" w:hAnsi="Polo"/>
                <w:b/>
                <w:lang w:val="en-US"/>
              </w:rPr>
              <w:t>Body</w:t>
            </w:r>
          </w:p>
        </w:tc>
        <w:tc>
          <w:tcPr>
            <w:tcW w:w="0" w:type="auto"/>
            <w:shd w:val="clear" w:color="auto" w:fill="92D050"/>
          </w:tcPr>
          <w:p w14:paraId="22B4E497" w14:textId="77777777" w:rsidR="000F7063" w:rsidRDefault="000F7063" w:rsidP="004730EA">
            <w:pPr>
              <w:spacing w:after="0"/>
              <w:rPr>
                <w:rFonts w:ascii="Polo" w:hAnsi="Polo"/>
                <w:lang w:val="en-US"/>
              </w:rPr>
            </w:pPr>
            <w:r>
              <w:rPr>
                <w:rFonts w:ascii="Polo" w:hAnsi="Polo"/>
                <w:lang w:val="en-US"/>
              </w:rPr>
              <w:t>string/</w:t>
            </w:r>
            <w:proofErr w:type="spellStart"/>
            <w:r>
              <w:rPr>
                <w:rFonts w:ascii="Polo" w:hAnsi="Polo"/>
                <w:lang w:val="en-US"/>
              </w:rPr>
              <w:t>json</w:t>
            </w:r>
            <w:proofErr w:type="spellEnd"/>
          </w:p>
        </w:tc>
        <w:tc>
          <w:tcPr>
            <w:tcW w:w="0" w:type="auto"/>
            <w:shd w:val="clear" w:color="auto" w:fill="92D050"/>
          </w:tcPr>
          <w:p w14:paraId="10B23D2A" w14:textId="77777777" w:rsidR="000F7063" w:rsidRPr="00F77C70" w:rsidRDefault="000F7063" w:rsidP="004730EA">
            <w:pPr>
              <w:spacing w:after="0"/>
              <w:rPr>
                <w:rFonts w:ascii="Polo" w:hAnsi="Polo"/>
                <w:lang w:val="en-US"/>
              </w:rPr>
            </w:pPr>
          </w:p>
        </w:tc>
      </w:tr>
      <w:tr w:rsidR="000F7063" w:rsidRPr="00712DA6" w14:paraId="2FAFDEBA" w14:textId="77777777" w:rsidTr="004730EA">
        <w:trPr>
          <w:trHeight w:val="564"/>
        </w:trPr>
        <w:tc>
          <w:tcPr>
            <w:tcW w:w="0" w:type="auto"/>
            <w:shd w:val="clear" w:color="auto" w:fill="92D050"/>
          </w:tcPr>
          <w:p w14:paraId="7A5EF637" w14:textId="77777777" w:rsidR="000F7063" w:rsidRDefault="000F7063" w:rsidP="004730EA">
            <w:pPr>
              <w:spacing w:after="0"/>
              <w:rPr>
                <w:rFonts w:ascii="Polo" w:hAnsi="Polo"/>
                <w:lang w:val="en-US"/>
              </w:rPr>
            </w:pPr>
            <w:r>
              <w:rPr>
                <w:rFonts w:ascii="Polo" w:hAnsi="Polo"/>
                <w:lang w:val="en-US"/>
              </w:rPr>
              <w:t>user</w:t>
            </w:r>
          </w:p>
        </w:tc>
        <w:tc>
          <w:tcPr>
            <w:tcW w:w="0" w:type="auto"/>
            <w:shd w:val="clear" w:color="auto" w:fill="92D050"/>
          </w:tcPr>
          <w:p w14:paraId="281885A2" w14:textId="77777777" w:rsidR="000F7063" w:rsidRDefault="000F7063" w:rsidP="004730EA">
            <w:pPr>
              <w:spacing w:after="0"/>
              <w:rPr>
                <w:rFonts w:ascii="Polo" w:hAnsi="Polo"/>
                <w:lang w:val="en-US"/>
              </w:rPr>
            </w:pPr>
            <w:r>
              <w:rPr>
                <w:rFonts w:ascii="Polo" w:hAnsi="Polo"/>
                <w:lang w:val="en-US"/>
              </w:rPr>
              <w:t>{</w:t>
            </w:r>
          </w:p>
          <w:p w14:paraId="4FCB4FAC" w14:textId="77777777" w:rsidR="000F7063" w:rsidRPr="002745C0" w:rsidRDefault="000F7063" w:rsidP="004730EA">
            <w:pPr>
              <w:spacing w:after="0"/>
              <w:rPr>
                <w:rFonts w:ascii="Polo" w:hAnsi="Polo"/>
                <w:lang w:val="en-US"/>
              </w:rPr>
            </w:pPr>
            <w:r w:rsidRPr="002745C0">
              <w:rPr>
                <w:rFonts w:ascii="Polo" w:hAnsi="Polo"/>
                <w:lang w:val="en-US"/>
              </w:rPr>
              <w:t>"</w:t>
            </w:r>
            <w:proofErr w:type="spellStart"/>
            <w:r w:rsidRPr="002745C0">
              <w:rPr>
                <w:rFonts w:ascii="Polo" w:hAnsi="Polo"/>
                <w:lang w:val="en-US"/>
              </w:rPr>
              <w:t>firstname</w:t>
            </w:r>
            <w:proofErr w:type="spellEnd"/>
            <w:r w:rsidRPr="002745C0">
              <w:rPr>
                <w:rFonts w:ascii="Polo" w:hAnsi="Polo"/>
                <w:lang w:val="en-US"/>
              </w:rPr>
              <w:t>": "Max",</w:t>
            </w:r>
          </w:p>
          <w:p w14:paraId="45BC5FB0" w14:textId="77777777" w:rsidR="000F7063" w:rsidRDefault="000F7063" w:rsidP="004730EA">
            <w:pPr>
              <w:spacing w:after="0"/>
              <w:rPr>
                <w:rFonts w:ascii="Polo" w:hAnsi="Polo"/>
                <w:lang w:val="en-US"/>
              </w:rPr>
            </w:pPr>
            <w:r>
              <w:rPr>
                <w:rFonts w:ascii="Polo" w:hAnsi="Polo"/>
                <w:lang w:val="en-US"/>
              </w:rPr>
              <w:t>"</w:t>
            </w:r>
            <w:proofErr w:type="spellStart"/>
            <w:r>
              <w:rPr>
                <w:rFonts w:ascii="Polo" w:hAnsi="Polo"/>
                <w:lang w:val="en-US"/>
              </w:rPr>
              <w:t>lastname</w:t>
            </w:r>
            <w:proofErr w:type="spellEnd"/>
            <w:r>
              <w:rPr>
                <w:rFonts w:ascii="Polo" w:hAnsi="Polo"/>
                <w:lang w:val="en-US"/>
              </w:rPr>
              <w:t>":</w:t>
            </w:r>
            <w:r w:rsidRPr="002745C0">
              <w:rPr>
                <w:rFonts w:ascii="Polo" w:hAnsi="Polo"/>
                <w:lang w:val="en-US"/>
              </w:rPr>
              <w:t>"</w:t>
            </w:r>
            <w:proofErr w:type="spellStart"/>
            <w:r w:rsidRPr="002745C0">
              <w:rPr>
                <w:rFonts w:ascii="Polo" w:hAnsi="Polo"/>
                <w:lang w:val="en-US"/>
              </w:rPr>
              <w:t>Mustermann</w:t>
            </w:r>
            <w:proofErr w:type="spellEnd"/>
            <w:r w:rsidRPr="002745C0">
              <w:rPr>
                <w:rFonts w:ascii="Polo" w:hAnsi="Polo"/>
                <w:lang w:val="en-US"/>
              </w:rPr>
              <w:t>"</w:t>
            </w:r>
          </w:p>
          <w:p w14:paraId="66AFB37C" w14:textId="77777777" w:rsidR="000F7063" w:rsidRPr="002745C0" w:rsidRDefault="000F7063" w:rsidP="004730EA">
            <w:pPr>
              <w:spacing w:after="0"/>
              <w:rPr>
                <w:rFonts w:ascii="Polo" w:hAnsi="Polo"/>
                <w:lang w:val="en-US"/>
              </w:rPr>
            </w:pPr>
            <w:r w:rsidRPr="002745C0">
              <w:rPr>
                <w:rFonts w:ascii="Polo" w:hAnsi="Polo"/>
                <w:lang w:val="en-US"/>
              </w:rPr>
              <w:t>}</w:t>
            </w:r>
          </w:p>
        </w:tc>
        <w:tc>
          <w:tcPr>
            <w:tcW w:w="0" w:type="auto"/>
            <w:shd w:val="clear" w:color="auto" w:fill="92D050"/>
          </w:tcPr>
          <w:p w14:paraId="7D857FFF" w14:textId="77777777" w:rsidR="000F7063" w:rsidRDefault="000F7063" w:rsidP="004730EA">
            <w:pPr>
              <w:spacing w:after="0"/>
              <w:rPr>
                <w:rFonts w:ascii="Polo" w:hAnsi="Polo"/>
                <w:lang w:val="en-US"/>
              </w:rPr>
            </w:pPr>
            <w:r>
              <w:rPr>
                <w:rFonts w:ascii="Polo" w:hAnsi="Polo"/>
                <w:lang w:val="en-US"/>
              </w:rPr>
              <w:t xml:space="preserve">Personal data from the </w:t>
            </w:r>
            <w:proofErr w:type="spellStart"/>
            <w:r>
              <w:rPr>
                <w:rFonts w:ascii="Polo" w:hAnsi="Polo"/>
                <w:lang w:val="en-US"/>
              </w:rPr>
              <w:t>csc</w:t>
            </w:r>
            <w:proofErr w:type="spellEnd"/>
            <w:r>
              <w:rPr>
                <w:rFonts w:ascii="Polo" w:hAnsi="Polo"/>
                <w:lang w:val="en-US"/>
              </w:rPr>
              <w:t>, that is used to prefill certain fields on FE and BE</w:t>
            </w:r>
          </w:p>
        </w:tc>
        <w:tc>
          <w:tcPr>
            <w:tcW w:w="0" w:type="auto"/>
            <w:shd w:val="clear" w:color="auto" w:fill="92D050"/>
          </w:tcPr>
          <w:p w14:paraId="058C65AE" w14:textId="77777777" w:rsidR="000F7063" w:rsidRPr="00063DD0" w:rsidRDefault="000F7063" w:rsidP="004730EA">
            <w:pPr>
              <w:spacing w:after="0"/>
              <w:rPr>
                <w:rFonts w:ascii="Polo" w:hAnsi="Polo"/>
                <w:b/>
                <w:lang w:val="en-US"/>
              </w:rPr>
            </w:pPr>
            <w:r w:rsidRPr="00063DD0">
              <w:rPr>
                <w:rFonts w:ascii="Polo" w:hAnsi="Polo"/>
                <w:b/>
                <w:lang w:val="en-US"/>
              </w:rPr>
              <w:t>Body</w:t>
            </w:r>
          </w:p>
        </w:tc>
        <w:tc>
          <w:tcPr>
            <w:tcW w:w="0" w:type="auto"/>
            <w:shd w:val="clear" w:color="auto" w:fill="92D050"/>
          </w:tcPr>
          <w:p w14:paraId="76258A6A" w14:textId="77777777" w:rsidR="000F7063" w:rsidRDefault="000F7063" w:rsidP="004730EA">
            <w:pPr>
              <w:spacing w:after="0"/>
              <w:rPr>
                <w:rFonts w:ascii="Polo" w:hAnsi="Polo"/>
                <w:lang w:val="en-US"/>
              </w:rPr>
            </w:pPr>
            <w:r>
              <w:rPr>
                <w:rFonts w:ascii="Polo" w:hAnsi="Polo"/>
                <w:lang w:val="en-US"/>
              </w:rPr>
              <w:t>string/</w:t>
            </w:r>
            <w:proofErr w:type="spellStart"/>
            <w:r>
              <w:rPr>
                <w:rFonts w:ascii="Polo" w:hAnsi="Polo"/>
                <w:lang w:val="en-US"/>
              </w:rPr>
              <w:t>json</w:t>
            </w:r>
            <w:proofErr w:type="spellEnd"/>
          </w:p>
        </w:tc>
        <w:tc>
          <w:tcPr>
            <w:tcW w:w="0" w:type="auto"/>
            <w:shd w:val="clear" w:color="auto" w:fill="92D050"/>
          </w:tcPr>
          <w:p w14:paraId="193C0C48" w14:textId="77777777" w:rsidR="000F7063" w:rsidRPr="00F77C70" w:rsidRDefault="000F7063" w:rsidP="004730EA">
            <w:pPr>
              <w:spacing w:after="0"/>
              <w:rPr>
                <w:rFonts w:ascii="Polo" w:hAnsi="Polo"/>
                <w:lang w:val="en-US"/>
              </w:rPr>
            </w:pPr>
          </w:p>
        </w:tc>
      </w:tr>
    </w:tbl>
    <w:p w14:paraId="090064BC" w14:textId="17F0C79D" w:rsidR="000F7063" w:rsidRPr="00F77C70" w:rsidRDefault="000F7063" w:rsidP="000F7063">
      <w:pPr>
        <w:rPr>
          <w:lang w:val="en-US"/>
        </w:rPr>
      </w:pPr>
      <w:r w:rsidRPr="00F77C70">
        <w:rPr>
          <w:color w:val="000000" w:themeColor="text1"/>
          <w:lang w:val="en-US"/>
        </w:rPr>
        <w:t xml:space="preserve">Table </w:t>
      </w:r>
      <w:r w:rsidRPr="00F77C70">
        <w:rPr>
          <w:b/>
          <w:bCs/>
          <w:color w:val="000000" w:themeColor="text1"/>
          <w:lang w:val="en-US"/>
        </w:rPr>
        <w:fldChar w:fldCharType="begin"/>
      </w:r>
      <w:r w:rsidRPr="00F77C70">
        <w:rPr>
          <w:color w:val="000000" w:themeColor="text1"/>
          <w:lang w:val="en-US"/>
        </w:rPr>
        <w:instrText xml:space="preserve"> SEQ Table \* ARABIC </w:instrText>
      </w:r>
      <w:r w:rsidRPr="00F77C70">
        <w:rPr>
          <w:b/>
          <w:bCs/>
          <w:color w:val="000000" w:themeColor="text1"/>
          <w:lang w:val="en-US"/>
        </w:rPr>
        <w:fldChar w:fldCharType="separate"/>
      </w:r>
      <w:r w:rsidR="0033004E">
        <w:rPr>
          <w:noProof/>
          <w:color w:val="000000" w:themeColor="text1"/>
          <w:lang w:val="en-US"/>
        </w:rPr>
        <w:t>4</w:t>
      </w:r>
      <w:r w:rsidRPr="00F77C70">
        <w:rPr>
          <w:b/>
          <w:bCs/>
          <w:color w:val="000000" w:themeColor="text1"/>
          <w:lang w:val="en-US"/>
        </w:rPr>
        <w:fldChar w:fldCharType="end"/>
      </w:r>
      <w:r w:rsidRPr="00F77C70">
        <w:rPr>
          <w:color w:val="000000" w:themeColor="text1"/>
          <w:lang w:val="en-US"/>
        </w:rPr>
        <w:t xml:space="preserve"> - Input parameters for service </w:t>
      </w:r>
      <w:r>
        <w:rPr>
          <w:color w:val="000000" w:themeColor="text1"/>
          <w:lang w:val="en-US"/>
        </w:rPr>
        <w:t xml:space="preserve">POST </w:t>
      </w:r>
      <w:r w:rsidRPr="00F77C70">
        <w:rPr>
          <w:color w:val="000000" w:themeColor="text1"/>
          <w:lang w:val="en-US"/>
        </w:rPr>
        <w:t>products</w:t>
      </w:r>
    </w:p>
    <w:p w14:paraId="6F2527A2" w14:textId="77777777" w:rsidR="000F7063" w:rsidRDefault="000F7063" w:rsidP="0041367D">
      <w:pPr>
        <w:pStyle w:val="berschrift5"/>
        <w:rPr>
          <w:lang w:val="en-US"/>
        </w:rPr>
      </w:pPr>
      <w:r w:rsidRPr="00F77C70">
        <w:rPr>
          <w:lang w:val="en-US"/>
        </w:rPr>
        <w:t>Example request</w:t>
      </w:r>
    </w:p>
    <w:p w14:paraId="66EAA73D" w14:textId="531EB98F" w:rsidR="008D1E20" w:rsidRPr="004730EA" w:rsidRDefault="008D1E20" w:rsidP="0041367D">
      <w:pPr>
        <w:rPr>
          <w:lang w:val="en-US"/>
        </w:rPr>
      </w:pPr>
      <w:r>
        <w:rPr>
          <w:lang w:val="en-US"/>
        </w:rPr>
        <w:t>Example for /product:</w:t>
      </w:r>
    </w:p>
    <w:p w14:paraId="7F6E598C" w14:textId="77777777" w:rsidR="000F7063" w:rsidRPr="00F77C70" w:rsidRDefault="000F7063" w:rsidP="000F7063">
      <w:pPr>
        <w:rPr>
          <w:lang w:val="en-US"/>
        </w:rPr>
      </w:pPr>
      <w:r>
        <w:rPr>
          <w:lang w:val="en-US"/>
        </w:rPr>
        <w:t>POST</w:t>
      </w:r>
      <w:r w:rsidRPr="00F77C70">
        <w:rPr>
          <w:lang w:val="en-US"/>
        </w:rPr>
        <w:t xml:space="preserve"> /products</w:t>
      </w:r>
      <w:proofErr w:type="gramStart"/>
      <w:r>
        <w:rPr>
          <w:lang w:val="en-US"/>
        </w:rPr>
        <w:t>?clientid</w:t>
      </w:r>
      <w:proofErr w:type="gramEnd"/>
      <w:r>
        <w:rPr>
          <w:lang w:val="en-US"/>
        </w:rPr>
        <w:t>=</w:t>
      </w:r>
      <w:r w:rsidRPr="00063DD0">
        <w:rPr>
          <w:b/>
          <w:lang w:val="en-US"/>
        </w:rPr>
        <w:t>csc</w:t>
      </w:r>
      <w:r>
        <w:rPr>
          <w:lang w:val="en-US"/>
        </w:rPr>
        <w:t>&amp;</w:t>
      </w:r>
      <w:r w:rsidRPr="00F77C70">
        <w:rPr>
          <w:lang w:val="en-US"/>
        </w:rPr>
        <w:t>zipCode</w:t>
      </w:r>
      <w:r>
        <w:rPr>
          <w:lang w:val="en-US"/>
        </w:rPr>
        <w:t>=</w:t>
      </w:r>
      <w:r w:rsidRPr="00F77C70">
        <w:rPr>
          <w:lang w:val="en-US"/>
        </w:rPr>
        <w:t>80634</w:t>
      </w:r>
      <w:r>
        <w:rPr>
          <w:lang w:val="en-US"/>
        </w:rPr>
        <w:t>&amp;</w:t>
      </w:r>
      <w:r w:rsidRPr="00F77C70">
        <w:rPr>
          <w:lang w:val="en-US"/>
        </w:rPr>
        <w:t>productType</w:t>
      </w:r>
      <w:r>
        <w:rPr>
          <w:lang w:val="en-US"/>
        </w:rPr>
        <w:t>=</w:t>
      </w:r>
      <w:r w:rsidRPr="00F77C70">
        <w:rPr>
          <w:lang w:val="en-US"/>
        </w:rPr>
        <w:t>Erdgas</w:t>
      </w:r>
      <w:r>
        <w:rPr>
          <w:lang w:val="en-US"/>
        </w:rPr>
        <w:t>&amp;</w:t>
      </w:r>
      <w:r w:rsidRPr="00F77C70">
        <w:rPr>
          <w:lang w:val="en-US"/>
        </w:rPr>
        <w:t>consumption</w:t>
      </w:r>
      <w:r>
        <w:rPr>
          <w:lang w:val="en-US"/>
        </w:rPr>
        <w:t>=</w:t>
      </w:r>
      <w:r w:rsidRPr="00F77C70">
        <w:rPr>
          <w:lang w:val="en-US"/>
        </w:rPr>
        <w:t>15000</w:t>
      </w:r>
      <w:r>
        <w:rPr>
          <w:lang w:val="en-US"/>
        </w:rPr>
        <w:t>&amp;</w:t>
      </w:r>
      <w:r w:rsidRPr="00F77C70">
        <w:rPr>
          <w:lang w:val="en-US"/>
        </w:rPr>
        <w:t>customerType</w:t>
      </w:r>
      <w:r>
        <w:rPr>
          <w:lang w:val="en-US"/>
        </w:rPr>
        <w:t>=</w:t>
      </w:r>
      <w:r w:rsidRPr="00F77C70">
        <w:rPr>
          <w:lang w:val="en-US"/>
        </w:rPr>
        <w:t>pk</w:t>
      </w:r>
      <w:r>
        <w:rPr>
          <w:lang w:val="en-US"/>
        </w:rPr>
        <w:t>&amp;</w:t>
      </w:r>
      <w:r w:rsidRPr="00F77C70">
        <w:rPr>
          <w:lang w:val="en-US"/>
        </w:rPr>
        <w:t>tariffType</w:t>
      </w:r>
      <w:r>
        <w:rPr>
          <w:lang w:val="en-US"/>
        </w:rPr>
        <w:t>=</w:t>
      </w:r>
      <w:r w:rsidRPr="00F77C70">
        <w:rPr>
          <w:lang w:val="en-US"/>
        </w:rPr>
        <w:t>et</w:t>
      </w:r>
      <w:r>
        <w:rPr>
          <w:lang w:val="en-US"/>
        </w:rPr>
        <w:t>&amp;</w:t>
      </w:r>
      <w:r w:rsidRPr="00F77C70">
        <w:rPr>
          <w:lang w:val="en-US"/>
        </w:rPr>
        <w:t>percentNt</w:t>
      </w:r>
      <w:r>
        <w:rPr>
          <w:lang w:val="en-US"/>
        </w:rPr>
        <w:t>=</w:t>
      </w:r>
      <w:r w:rsidRPr="00F77C70">
        <w:rPr>
          <w:lang w:val="en-US"/>
        </w:rPr>
        <w:t>0.55</w:t>
      </w:r>
      <w:r>
        <w:rPr>
          <w:lang w:val="en-US"/>
        </w:rPr>
        <w:t>&amp;</w:t>
      </w:r>
      <w:r w:rsidRPr="00F77C70">
        <w:rPr>
          <w:lang w:val="en-US"/>
        </w:rPr>
        <w:t>signedCustomer</w:t>
      </w:r>
      <w:r>
        <w:rPr>
          <w:lang w:val="en-US"/>
        </w:rPr>
        <w:t>=</w:t>
      </w:r>
      <w:r w:rsidRPr="00F77C70">
        <w:rPr>
          <w:lang w:val="en-US"/>
        </w:rPr>
        <w:t>false</w:t>
      </w:r>
      <w:r>
        <w:rPr>
          <w:lang w:val="en-US"/>
        </w:rPr>
        <w:t>&amp;</w:t>
      </w:r>
      <w:r w:rsidRPr="0041367D">
        <w:rPr>
          <w:b/>
          <w:lang w:val="en-US"/>
        </w:rPr>
        <w:t>mode=HM</w:t>
      </w:r>
    </w:p>
    <w:p w14:paraId="476E5F0C" w14:textId="77777777" w:rsidR="000F7063" w:rsidRDefault="000F7063" w:rsidP="000F7063">
      <w:pPr>
        <w:rPr>
          <w:lang w:val="en-US"/>
        </w:rPr>
      </w:pPr>
      <w:r w:rsidRPr="00712DA6">
        <w:rPr>
          <w:lang w:val="en-US"/>
        </w:rPr>
        <w:t>Content-Type: application/</w:t>
      </w:r>
      <w:proofErr w:type="spellStart"/>
      <w:r w:rsidRPr="00712DA6">
        <w:rPr>
          <w:lang w:val="en-US"/>
        </w:rPr>
        <w:t>json</w:t>
      </w:r>
      <w:proofErr w:type="spellEnd"/>
    </w:p>
    <w:tbl>
      <w:tblPr>
        <w:tblStyle w:val="Tabellenraster"/>
        <w:tblW w:w="0" w:type="auto"/>
        <w:tblLook w:val="04A0" w:firstRow="1" w:lastRow="0" w:firstColumn="1" w:lastColumn="0" w:noHBand="0" w:noVBand="1"/>
      </w:tblPr>
      <w:tblGrid>
        <w:gridCol w:w="9286"/>
      </w:tblGrid>
      <w:tr w:rsidR="000F7063" w14:paraId="072BD2FB" w14:textId="77777777" w:rsidTr="004730EA">
        <w:tc>
          <w:tcPr>
            <w:tcW w:w="9286" w:type="dxa"/>
          </w:tcPr>
          <w:p w14:paraId="70412DB1"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w:t>
            </w:r>
          </w:p>
          <w:p w14:paraId="0F82D371"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 xml:space="preserve">    "</w:t>
            </w:r>
            <w:proofErr w:type="spellStart"/>
            <w:r w:rsidRPr="00063DD0">
              <w:rPr>
                <w:rFonts w:ascii="Consolas" w:hAnsi="Consolas" w:cs="Consolas"/>
                <w:sz w:val="18"/>
                <w:szCs w:val="18"/>
                <w:lang w:val="en-US"/>
              </w:rPr>
              <w:t>customerData</w:t>
            </w:r>
            <w:proofErr w:type="spellEnd"/>
            <w:r w:rsidRPr="00063DD0">
              <w:rPr>
                <w:rFonts w:ascii="Consolas" w:hAnsi="Consolas" w:cs="Consolas"/>
                <w:sz w:val="18"/>
                <w:szCs w:val="18"/>
                <w:lang w:val="en-US"/>
              </w:rPr>
              <w:t>": "eyJ0ZXN0IjoidGVzdCJ9",</w:t>
            </w:r>
          </w:p>
          <w:p w14:paraId="28F65E5C"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 xml:space="preserve">    "user": {</w:t>
            </w:r>
          </w:p>
          <w:p w14:paraId="0E8EADC4"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 xml:space="preserve">        "</w:t>
            </w:r>
            <w:proofErr w:type="spellStart"/>
            <w:r w:rsidRPr="00063DD0">
              <w:rPr>
                <w:rFonts w:ascii="Consolas" w:hAnsi="Consolas" w:cs="Consolas"/>
                <w:sz w:val="18"/>
                <w:szCs w:val="18"/>
                <w:lang w:val="en-US"/>
              </w:rPr>
              <w:t>firstname</w:t>
            </w:r>
            <w:proofErr w:type="spellEnd"/>
            <w:r w:rsidRPr="00063DD0">
              <w:rPr>
                <w:rFonts w:ascii="Consolas" w:hAnsi="Consolas" w:cs="Consolas"/>
                <w:sz w:val="18"/>
                <w:szCs w:val="18"/>
                <w:lang w:val="en-US"/>
              </w:rPr>
              <w:t>": "Max",</w:t>
            </w:r>
          </w:p>
          <w:p w14:paraId="12ACF07A"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 xml:space="preserve">        "</w:t>
            </w:r>
            <w:proofErr w:type="spellStart"/>
            <w:r w:rsidRPr="00063DD0">
              <w:rPr>
                <w:rFonts w:ascii="Consolas" w:hAnsi="Consolas" w:cs="Consolas"/>
                <w:sz w:val="18"/>
                <w:szCs w:val="18"/>
                <w:lang w:val="en-US"/>
              </w:rPr>
              <w:t>lastname</w:t>
            </w:r>
            <w:proofErr w:type="spellEnd"/>
            <w:r w:rsidRPr="00063DD0">
              <w:rPr>
                <w:rFonts w:ascii="Consolas" w:hAnsi="Consolas" w:cs="Consolas"/>
                <w:sz w:val="18"/>
                <w:szCs w:val="18"/>
                <w:lang w:val="en-US"/>
              </w:rPr>
              <w:t>": "</w:t>
            </w:r>
            <w:proofErr w:type="spellStart"/>
            <w:r w:rsidRPr="00063DD0">
              <w:rPr>
                <w:rFonts w:ascii="Consolas" w:hAnsi="Consolas" w:cs="Consolas"/>
                <w:sz w:val="18"/>
                <w:szCs w:val="18"/>
                <w:lang w:val="en-US"/>
              </w:rPr>
              <w:t>Mustermann</w:t>
            </w:r>
            <w:proofErr w:type="spellEnd"/>
            <w:r w:rsidRPr="00063DD0">
              <w:rPr>
                <w:rFonts w:ascii="Consolas" w:hAnsi="Consolas" w:cs="Consolas"/>
                <w:sz w:val="18"/>
                <w:szCs w:val="18"/>
                <w:lang w:val="en-US"/>
              </w:rPr>
              <w:t>"</w:t>
            </w:r>
          </w:p>
          <w:p w14:paraId="0F923B9C" w14:textId="77777777" w:rsidR="000F7063" w:rsidRPr="00063DD0" w:rsidRDefault="000F7063" w:rsidP="004730EA">
            <w:pPr>
              <w:spacing w:after="0"/>
              <w:rPr>
                <w:rFonts w:ascii="Consolas" w:hAnsi="Consolas" w:cs="Consolas"/>
                <w:sz w:val="18"/>
                <w:szCs w:val="18"/>
                <w:lang w:val="en-US"/>
              </w:rPr>
            </w:pPr>
            <w:r w:rsidRPr="00063DD0">
              <w:rPr>
                <w:rFonts w:ascii="Consolas" w:hAnsi="Consolas" w:cs="Consolas"/>
                <w:sz w:val="18"/>
                <w:szCs w:val="18"/>
                <w:lang w:val="en-US"/>
              </w:rPr>
              <w:t xml:space="preserve">    }</w:t>
            </w:r>
          </w:p>
          <w:p w14:paraId="7805877E" w14:textId="77777777" w:rsidR="000F7063" w:rsidRDefault="000F7063" w:rsidP="004730EA">
            <w:pPr>
              <w:spacing w:after="0"/>
              <w:rPr>
                <w:lang w:val="en-US"/>
              </w:rPr>
            </w:pPr>
            <w:r w:rsidRPr="00063DD0">
              <w:rPr>
                <w:rFonts w:ascii="Consolas" w:hAnsi="Consolas" w:cs="Consolas"/>
                <w:sz w:val="18"/>
                <w:szCs w:val="18"/>
                <w:lang w:val="en-US"/>
              </w:rPr>
              <w:t xml:space="preserve"> }</w:t>
            </w:r>
          </w:p>
        </w:tc>
      </w:tr>
    </w:tbl>
    <w:p w14:paraId="3749915E" w14:textId="77777777" w:rsidR="000F7063" w:rsidRDefault="000F7063" w:rsidP="0041367D">
      <w:pPr>
        <w:pStyle w:val="berschrift5"/>
        <w:rPr>
          <w:lang w:val="en-US"/>
        </w:rPr>
      </w:pPr>
      <w:r w:rsidRPr="00F77C70">
        <w:rPr>
          <w:lang w:val="en-US"/>
        </w:rPr>
        <w:lastRenderedPageBreak/>
        <w:t>Responses</w:t>
      </w:r>
    </w:p>
    <w:p w14:paraId="1C5AA71B" w14:textId="7BE4BD22" w:rsidR="000F7063" w:rsidRPr="00ED4C9E" w:rsidRDefault="000F7063" w:rsidP="000F7063">
      <w:pPr>
        <w:rPr>
          <w:lang w:val="en-US"/>
        </w:rPr>
      </w:pPr>
      <w:r>
        <w:rPr>
          <w:lang w:val="en-US"/>
        </w:rPr>
        <w:t>Same as the GET request</w:t>
      </w:r>
      <w:r w:rsidR="00F96063">
        <w:rPr>
          <w:lang w:val="en-US"/>
        </w:rPr>
        <w:t xml:space="preserve">, for details have a look at the </w:t>
      </w:r>
      <w:r w:rsidR="008D1E20">
        <w:rPr>
          <w:lang w:val="en-US"/>
        </w:rPr>
        <w:t xml:space="preserve">“Responses” section for each </w:t>
      </w:r>
      <w:r w:rsidR="00F96063">
        <w:rPr>
          <w:lang w:val="en-US"/>
        </w:rPr>
        <w:t>service.</w:t>
      </w:r>
    </w:p>
    <w:p w14:paraId="3AE36A0C" w14:textId="1705C385" w:rsidR="004C6283" w:rsidRPr="00F77C70" w:rsidRDefault="00F71FC4" w:rsidP="00CA59CD">
      <w:pPr>
        <w:pStyle w:val="berschrift4"/>
        <w:tabs>
          <w:tab w:val="clear" w:pos="5401"/>
          <w:tab w:val="num" w:pos="851"/>
        </w:tabs>
        <w:ind w:left="5401" w:hanging="5401"/>
        <w:rPr>
          <w:lang w:val="en-US"/>
        </w:rPr>
      </w:pPr>
      <w:r w:rsidRPr="00F77C70">
        <w:rPr>
          <w:lang w:val="en-US"/>
        </w:rPr>
        <w:t>/products</w:t>
      </w:r>
    </w:p>
    <w:p w14:paraId="054DF9AA" w14:textId="4667FC2E" w:rsidR="006C14DB" w:rsidRDefault="009965A8" w:rsidP="00BA0287">
      <w:pPr>
        <w:rPr>
          <w:lang w:val="en-US"/>
        </w:rPr>
      </w:pPr>
      <w:r w:rsidRPr="00F77C70">
        <w:rPr>
          <w:lang w:val="en-US"/>
        </w:rPr>
        <w:t xml:space="preserve">This </w:t>
      </w:r>
      <w:r w:rsidR="00B4478C" w:rsidRPr="00F77C70">
        <w:rPr>
          <w:lang w:val="en-US"/>
        </w:rPr>
        <w:t>service</w:t>
      </w:r>
      <w:r w:rsidRPr="00F77C70">
        <w:rPr>
          <w:lang w:val="en-US"/>
        </w:rPr>
        <w:t xml:space="preserve"> allows operations on product lists.</w:t>
      </w:r>
    </w:p>
    <w:p w14:paraId="0F0D41DB" w14:textId="0AA42CE7" w:rsidR="00380CB6" w:rsidRPr="00F77C70" w:rsidRDefault="00380CB6">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6C14DB" w:rsidRPr="00F77C70" w14:paraId="1116E9E2" w14:textId="77777777" w:rsidTr="00906CBE">
        <w:tc>
          <w:tcPr>
            <w:tcW w:w="3316" w:type="dxa"/>
          </w:tcPr>
          <w:p w14:paraId="191BC199" w14:textId="77777777" w:rsidR="006C14DB" w:rsidRPr="00F77C70" w:rsidRDefault="006C14DB" w:rsidP="00906CBE">
            <w:pPr>
              <w:rPr>
                <w:rFonts w:ascii="Polo" w:hAnsi="Polo"/>
                <w:b/>
                <w:lang w:val="en-US"/>
              </w:rPr>
            </w:pPr>
            <w:r w:rsidRPr="00F77C70">
              <w:rPr>
                <w:rFonts w:ascii="Polo" w:hAnsi="Polo"/>
                <w:b/>
                <w:lang w:val="en-US"/>
              </w:rPr>
              <w:t>Request type</w:t>
            </w:r>
          </w:p>
        </w:tc>
        <w:tc>
          <w:tcPr>
            <w:tcW w:w="2213" w:type="dxa"/>
          </w:tcPr>
          <w:p w14:paraId="58DED117" w14:textId="77777777" w:rsidR="006C14DB" w:rsidRPr="00F77C70" w:rsidRDefault="006C14DB" w:rsidP="00906CBE">
            <w:pPr>
              <w:rPr>
                <w:rFonts w:ascii="Polo" w:hAnsi="Polo"/>
                <w:lang w:val="en-US"/>
              </w:rPr>
            </w:pPr>
            <w:r w:rsidRPr="00F77C70">
              <w:rPr>
                <w:rFonts w:ascii="Polo" w:hAnsi="Polo"/>
                <w:lang w:val="en-US"/>
              </w:rPr>
              <w:t xml:space="preserve">GET </w:t>
            </w:r>
          </w:p>
        </w:tc>
        <w:tc>
          <w:tcPr>
            <w:tcW w:w="3543" w:type="dxa"/>
          </w:tcPr>
          <w:p w14:paraId="77083645" w14:textId="77777777" w:rsidR="006C14DB" w:rsidRPr="00F77C70" w:rsidRDefault="006C14DB" w:rsidP="00906CBE">
            <w:pPr>
              <w:rPr>
                <w:rFonts w:ascii="Polo" w:hAnsi="Polo"/>
                <w:lang w:val="en-US"/>
              </w:rPr>
            </w:pPr>
          </w:p>
        </w:tc>
      </w:tr>
      <w:tr w:rsidR="006C14DB" w:rsidRPr="00F77C70" w14:paraId="27ADBF26" w14:textId="77777777" w:rsidTr="00906CBE">
        <w:tc>
          <w:tcPr>
            <w:tcW w:w="3316" w:type="dxa"/>
          </w:tcPr>
          <w:p w14:paraId="37173D79" w14:textId="77777777" w:rsidR="006C14DB" w:rsidRPr="00F77C70" w:rsidRDefault="006C14DB" w:rsidP="00906CBE">
            <w:pPr>
              <w:rPr>
                <w:rFonts w:ascii="Polo" w:hAnsi="Polo"/>
                <w:b/>
                <w:lang w:val="en-US"/>
              </w:rPr>
            </w:pPr>
            <w:r w:rsidRPr="00F77C70">
              <w:rPr>
                <w:rFonts w:ascii="Polo" w:hAnsi="Polo"/>
                <w:b/>
                <w:lang w:val="en-US"/>
              </w:rPr>
              <w:t>Response type</w:t>
            </w:r>
          </w:p>
        </w:tc>
        <w:tc>
          <w:tcPr>
            <w:tcW w:w="2213" w:type="dxa"/>
          </w:tcPr>
          <w:p w14:paraId="119E118B" w14:textId="77777777" w:rsidR="006C14DB" w:rsidRPr="00F77C70" w:rsidRDefault="006C14DB" w:rsidP="00906CBE">
            <w:pPr>
              <w:rPr>
                <w:rFonts w:ascii="Polo" w:hAnsi="Polo"/>
                <w:lang w:val="en-US"/>
              </w:rPr>
            </w:pPr>
            <w:r w:rsidRPr="00F77C70">
              <w:rPr>
                <w:rFonts w:ascii="Polo" w:hAnsi="Polo"/>
                <w:lang w:val="en-US"/>
              </w:rPr>
              <w:t>JSON</w:t>
            </w:r>
          </w:p>
        </w:tc>
        <w:tc>
          <w:tcPr>
            <w:tcW w:w="3543" w:type="dxa"/>
          </w:tcPr>
          <w:p w14:paraId="7813B904" w14:textId="77777777" w:rsidR="006C14DB" w:rsidRPr="00F77C70" w:rsidRDefault="006C14DB" w:rsidP="00906CBE">
            <w:pPr>
              <w:rPr>
                <w:rFonts w:ascii="Polo" w:hAnsi="Polo"/>
                <w:lang w:val="en-US"/>
              </w:rPr>
            </w:pPr>
          </w:p>
        </w:tc>
      </w:tr>
    </w:tbl>
    <w:p w14:paraId="1ED20DC3" w14:textId="0B076A3D" w:rsidR="00E50FC8" w:rsidRPr="00F77C70" w:rsidRDefault="00E50FC8" w:rsidP="009407BF">
      <w:pPr>
        <w:rPr>
          <w:lang w:val="en-US"/>
        </w:rPr>
      </w:pPr>
    </w:p>
    <w:p w14:paraId="41682E45" w14:textId="68A9D046" w:rsidR="004D25C6" w:rsidRPr="00F77C70" w:rsidRDefault="0080260A">
      <w:pPr>
        <w:pStyle w:val="berschrift5"/>
        <w:rPr>
          <w:lang w:val="en-US"/>
        </w:rPr>
      </w:pPr>
      <w:r w:rsidRPr="00F77C70">
        <w:rPr>
          <w:lang w:val="en-US"/>
        </w:rPr>
        <w:t>Parameters</w:t>
      </w:r>
    </w:p>
    <w:tbl>
      <w:tblPr>
        <w:tblStyle w:val="Tabellenraster"/>
        <w:tblW w:w="0" w:type="auto"/>
        <w:tblLook w:val="04A0" w:firstRow="1" w:lastRow="0" w:firstColumn="1" w:lastColumn="0" w:noHBand="0" w:noVBand="1"/>
      </w:tblPr>
      <w:tblGrid>
        <w:gridCol w:w="1683"/>
        <w:gridCol w:w="1768"/>
        <w:gridCol w:w="2593"/>
        <w:gridCol w:w="1240"/>
        <w:gridCol w:w="964"/>
        <w:gridCol w:w="1038"/>
      </w:tblGrid>
      <w:tr w:rsidR="00B36B20" w:rsidRPr="00F77C70" w14:paraId="63A53D90" w14:textId="77E6852C" w:rsidTr="00140B74">
        <w:tc>
          <w:tcPr>
            <w:tcW w:w="0" w:type="auto"/>
            <w:shd w:val="clear" w:color="auto" w:fill="D9D9D9" w:themeFill="background1" w:themeFillShade="D9"/>
          </w:tcPr>
          <w:p w14:paraId="0DCC3D06" w14:textId="221AA399" w:rsidR="00140B74" w:rsidRPr="00F77C70" w:rsidRDefault="00140B74" w:rsidP="0064455F">
            <w:pPr>
              <w:spacing w:after="0"/>
              <w:rPr>
                <w:rFonts w:ascii="Polo" w:hAnsi="Polo"/>
                <w:b/>
                <w:lang w:val="en-US"/>
              </w:rPr>
            </w:pPr>
            <w:r w:rsidRPr="00F77C70">
              <w:rPr>
                <w:rFonts w:ascii="Polo" w:hAnsi="Polo"/>
                <w:b/>
                <w:lang w:val="en-US"/>
              </w:rPr>
              <w:t>Parameter</w:t>
            </w:r>
          </w:p>
        </w:tc>
        <w:tc>
          <w:tcPr>
            <w:tcW w:w="0" w:type="auto"/>
            <w:shd w:val="clear" w:color="auto" w:fill="D9D9D9" w:themeFill="background1" w:themeFillShade="D9"/>
          </w:tcPr>
          <w:p w14:paraId="1656AB84" w14:textId="547CAB51" w:rsidR="00140B74" w:rsidRPr="00F77C70" w:rsidRDefault="00140B74" w:rsidP="0064455F">
            <w:pPr>
              <w:spacing w:after="0"/>
              <w:rPr>
                <w:rFonts w:ascii="Polo" w:hAnsi="Polo"/>
                <w:b/>
                <w:lang w:val="en-US"/>
              </w:rPr>
            </w:pPr>
            <w:r w:rsidRPr="00F77C70">
              <w:rPr>
                <w:rFonts w:ascii="Polo" w:hAnsi="Polo"/>
                <w:b/>
                <w:lang w:val="en-US"/>
              </w:rPr>
              <w:t>Value(s)</w:t>
            </w:r>
          </w:p>
        </w:tc>
        <w:tc>
          <w:tcPr>
            <w:tcW w:w="0" w:type="auto"/>
            <w:shd w:val="clear" w:color="auto" w:fill="D9D9D9" w:themeFill="background1" w:themeFillShade="D9"/>
          </w:tcPr>
          <w:p w14:paraId="7A2F83F3" w14:textId="6436F280" w:rsidR="00140B74" w:rsidRPr="00F77C70" w:rsidDel="00F71FC4" w:rsidRDefault="00140B74" w:rsidP="0064455F">
            <w:pPr>
              <w:spacing w:after="0"/>
              <w:rPr>
                <w:rFonts w:ascii="Polo" w:hAnsi="Polo"/>
                <w:b/>
                <w:lang w:val="en-US"/>
              </w:rPr>
            </w:pPr>
            <w:r w:rsidRPr="00F77C70">
              <w:rPr>
                <w:rFonts w:ascii="Polo" w:hAnsi="Polo"/>
                <w:b/>
                <w:lang w:val="en-US"/>
              </w:rPr>
              <w:t>Description</w:t>
            </w:r>
          </w:p>
        </w:tc>
        <w:tc>
          <w:tcPr>
            <w:tcW w:w="0" w:type="auto"/>
            <w:shd w:val="clear" w:color="auto" w:fill="D9D9D9" w:themeFill="background1" w:themeFillShade="D9"/>
          </w:tcPr>
          <w:p w14:paraId="7FF7F1C7" w14:textId="28C58560" w:rsidR="00140B74" w:rsidRPr="00F77C70" w:rsidRDefault="00140B74" w:rsidP="0064455F">
            <w:pPr>
              <w:spacing w:after="0"/>
              <w:rPr>
                <w:rFonts w:ascii="Polo" w:hAnsi="Polo"/>
                <w:b/>
                <w:lang w:val="en-US"/>
              </w:rPr>
            </w:pPr>
            <w:r w:rsidRPr="00F77C70">
              <w:rPr>
                <w:rFonts w:ascii="Polo" w:hAnsi="Polo"/>
                <w:b/>
                <w:lang w:val="en-US"/>
              </w:rPr>
              <w:t>Parameter type</w:t>
            </w:r>
          </w:p>
        </w:tc>
        <w:tc>
          <w:tcPr>
            <w:tcW w:w="0" w:type="auto"/>
            <w:shd w:val="clear" w:color="auto" w:fill="D9D9D9" w:themeFill="background1" w:themeFillShade="D9"/>
          </w:tcPr>
          <w:p w14:paraId="4B66CF08" w14:textId="069D76C0" w:rsidR="00140B74" w:rsidRPr="00F77C70" w:rsidRDefault="00140B74" w:rsidP="0064455F">
            <w:pPr>
              <w:spacing w:after="0"/>
              <w:rPr>
                <w:rFonts w:ascii="Polo" w:hAnsi="Polo"/>
                <w:b/>
                <w:lang w:val="en-US"/>
              </w:rPr>
            </w:pPr>
            <w:r w:rsidRPr="00F77C70">
              <w:rPr>
                <w:rFonts w:ascii="Polo" w:hAnsi="Polo"/>
                <w:b/>
                <w:lang w:val="en-US"/>
              </w:rPr>
              <w:t>Data type</w:t>
            </w:r>
          </w:p>
        </w:tc>
        <w:tc>
          <w:tcPr>
            <w:tcW w:w="0" w:type="auto"/>
            <w:shd w:val="clear" w:color="auto" w:fill="D9D9D9" w:themeFill="background1" w:themeFillShade="D9"/>
          </w:tcPr>
          <w:p w14:paraId="618FE42B" w14:textId="298FEA16" w:rsidR="00140B74" w:rsidRPr="00F77C70" w:rsidRDefault="00140B74" w:rsidP="0064455F">
            <w:pPr>
              <w:spacing w:after="0"/>
              <w:rPr>
                <w:rFonts w:ascii="Polo" w:hAnsi="Polo"/>
                <w:b/>
                <w:lang w:val="en-US"/>
              </w:rPr>
            </w:pPr>
            <w:r w:rsidRPr="00F77C70">
              <w:rPr>
                <w:rFonts w:ascii="Polo" w:hAnsi="Polo"/>
                <w:b/>
                <w:lang w:val="en-US"/>
              </w:rPr>
              <w:t>Required</w:t>
            </w:r>
          </w:p>
        </w:tc>
      </w:tr>
      <w:tr w:rsidR="00B36B20" w:rsidRPr="00F77C70" w14:paraId="2B6B8454" w14:textId="6E78B246" w:rsidTr="00140B74">
        <w:tc>
          <w:tcPr>
            <w:tcW w:w="0" w:type="auto"/>
          </w:tcPr>
          <w:p w14:paraId="3F759933" w14:textId="6AE731A2" w:rsidR="00140B74" w:rsidRPr="00F77C70" w:rsidRDefault="00B36B20" w:rsidP="006F0CC0">
            <w:pPr>
              <w:spacing w:after="0"/>
              <w:rPr>
                <w:rFonts w:ascii="Polo" w:hAnsi="Polo"/>
                <w:lang w:val="en-US"/>
              </w:rPr>
            </w:pPr>
            <w:proofErr w:type="spellStart"/>
            <w:r w:rsidRPr="00F77C70">
              <w:rPr>
                <w:rFonts w:ascii="Polo" w:hAnsi="Polo"/>
                <w:lang w:val="en-US"/>
              </w:rPr>
              <w:t>zipCode</w:t>
            </w:r>
            <w:proofErr w:type="spellEnd"/>
          </w:p>
        </w:tc>
        <w:tc>
          <w:tcPr>
            <w:tcW w:w="0" w:type="auto"/>
          </w:tcPr>
          <w:p w14:paraId="4817D3FE" w14:textId="291365AB" w:rsidR="00140B74" w:rsidRPr="00F77C70" w:rsidRDefault="00B36B20" w:rsidP="006F0CC0">
            <w:pPr>
              <w:spacing w:after="0"/>
              <w:rPr>
                <w:rFonts w:ascii="Polo" w:hAnsi="Polo"/>
                <w:lang w:val="en-US"/>
              </w:rPr>
            </w:pPr>
            <w:r w:rsidRPr="00F77C70">
              <w:rPr>
                <w:rFonts w:ascii="Polo" w:hAnsi="Polo"/>
                <w:lang w:val="en-US"/>
              </w:rPr>
              <w:t>12345</w:t>
            </w:r>
          </w:p>
        </w:tc>
        <w:tc>
          <w:tcPr>
            <w:tcW w:w="0" w:type="auto"/>
          </w:tcPr>
          <w:p w14:paraId="08637760" w14:textId="158687C5" w:rsidR="00140B74" w:rsidRPr="00F77C70" w:rsidRDefault="00B36B20" w:rsidP="006F0CC0">
            <w:pPr>
              <w:spacing w:after="0"/>
              <w:rPr>
                <w:rFonts w:ascii="Polo" w:hAnsi="Polo"/>
                <w:lang w:val="en-US"/>
              </w:rPr>
            </w:pPr>
            <w:r w:rsidRPr="00F77C70">
              <w:rPr>
                <w:rFonts w:ascii="Polo" w:hAnsi="Polo"/>
                <w:lang w:val="en-US"/>
              </w:rPr>
              <w:t>Zip code provided by the end-user</w:t>
            </w:r>
          </w:p>
        </w:tc>
        <w:tc>
          <w:tcPr>
            <w:tcW w:w="0" w:type="auto"/>
          </w:tcPr>
          <w:p w14:paraId="539A4FFC" w14:textId="69A0AA82" w:rsidR="00140B74" w:rsidRPr="00F77C70" w:rsidRDefault="00140B74" w:rsidP="006F0CC0">
            <w:pPr>
              <w:spacing w:after="0"/>
              <w:rPr>
                <w:rFonts w:ascii="Polo" w:hAnsi="Polo"/>
                <w:lang w:val="en-US"/>
              </w:rPr>
            </w:pPr>
            <w:r w:rsidRPr="00F77C70">
              <w:rPr>
                <w:rFonts w:ascii="Polo" w:hAnsi="Polo"/>
                <w:lang w:val="en-US"/>
              </w:rPr>
              <w:t>Query</w:t>
            </w:r>
          </w:p>
        </w:tc>
        <w:tc>
          <w:tcPr>
            <w:tcW w:w="0" w:type="auto"/>
          </w:tcPr>
          <w:p w14:paraId="7BD3DFBF" w14:textId="4F1EE296" w:rsidR="00140B74" w:rsidRPr="00F77C70" w:rsidRDefault="00140B74" w:rsidP="006F0CC0">
            <w:pPr>
              <w:spacing w:after="0"/>
              <w:rPr>
                <w:rFonts w:ascii="Polo" w:hAnsi="Polo"/>
                <w:lang w:val="en-US"/>
              </w:rPr>
            </w:pPr>
            <w:r w:rsidRPr="00F77C70">
              <w:rPr>
                <w:rFonts w:ascii="Polo" w:hAnsi="Polo"/>
                <w:lang w:val="en-US"/>
              </w:rPr>
              <w:t>string</w:t>
            </w:r>
          </w:p>
        </w:tc>
        <w:tc>
          <w:tcPr>
            <w:tcW w:w="0" w:type="auto"/>
          </w:tcPr>
          <w:p w14:paraId="275C1F9E" w14:textId="6279D86E" w:rsidR="00140B74" w:rsidRPr="00F77C70" w:rsidRDefault="00B36B20" w:rsidP="006F0CC0">
            <w:pPr>
              <w:spacing w:after="0"/>
              <w:rPr>
                <w:rFonts w:ascii="Polo" w:hAnsi="Polo"/>
                <w:lang w:val="en-US"/>
              </w:rPr>
            </w:pPr>
            <w:r w:rsidRPr="00F77C70">
              <w:rPr>
                <w:rFonts w:ascii="Polo" w:hAnsi="Polo"/>
                <w:lang w:val="en-US"/>
              </w:rPr>
              <w:t>X</w:t>
            </w:r>
          </w:p>
        </w:tc>
      </w:tr>
      <w:tr w:rsidR="00B36B20" w:rsidRPr="00F77C70" w14:paraId="2147DBF2" w14:textId="77777777" w:rsidTr="00140B74">
        <w:tc>
          <w:tcPr>
            <w:tcW w:w="0" w:type="auto"/>
          </w:tcPr>
          <w:p w14:paraId="34FC735B" w14:textId="5CCDA628" w:rsidR="00B36B20" w:rsidRPr="00F77C70" w:rsidRDefault="00B36B20" w:rsidP="006F0CC0">
            <w:pPr>
              <w:spacing w:after="0"/>
              <w:rPr>
                <w:rFonts w:ascii="Polo" w:hAnsi="Polo"/>
                <w:lang w:val="en-US"/>
              </w:rPr>
            </w:pPr>
            <w:r w:rsidRPr="00F77C70">
              <w:rPr>
                <w:rFonts w:ascii="Polo" w:hAnsi="Polo"/>
                <w:lang w:val="en-US"/>
              </w:rPr>
              <w:t>city</w:t>
            </w:r>
          </w:p>
        </w:tc>
        <w:tc>
          <w:tcPr>
            <w:tcW w:w="0" w:type="auto"/>
          </w:tcPr>
          <w:p w14:paraId="53E23D61" w14:textId="2C68F4C0" w:rsidR="00B36B20" w:rsidRPr="00F77C70" w:rsidDel="00B36B20" w:rsidRDefault="006B3B79" w:rsidP="006F0CC0">
            <w:pPr>
              <w:spacing w:after="0"/>
              <w:rPr>
                <w:rFonts w:ascii="Polo" w:hAnsi="Polo"/>
                <w:lang w:val="en-US"/>
              </w:rPr>
            </w:pPr>
            <w:r w:rsidRPr="00F77C70">
              <w:rPr>
                <w:rFonts w:ascii="Polo" w:hAnsi="Polo"/>
                <w:lang w:val="en-US"/>
              </w:rPr>
              <w:t>"</w:t>
            </w:r>
            <w:proofErr w:type="spellStart"/>
            <w:r w:rsidR="00B36B20" w:rsidRPr="00F77C70">
              <w:rPr>
                <w:rFonts w:ascii="Polo" w:hAnsi="Polo"/>
                <w:lang w:val="en-US"/>
              </w:rPr>
              <w:t>München</w:t>
            </w:r>
            <w:proofErr w:type="spellEnd"/>
            <w:r w:rsidRPr="00F77C70">
              <w:rPr>
                <w:rFonts w:ascii="Polo" w:hAnsi="Polo"/>
                <w:lang w:val="en-US"/>
              </w:rPr>
              <w:t>"</w:t>
            </w:r>
          </w:p>
        </w:tc>
        <w:tc>
          <w:tcPr>
            <w:tcW w:w="0" w:type="auto"/>
          </w:tcPr>
          <w:p w14:paraId="29598B7B" w14:textId="6E15F6CA" w:rsidR="00B36B20" w:rsidRPr="00F77C70" w:rsidDel="00B36B20" w:rsidRDefault="00B36B20" w:rsidP="006F0CC0">
            <w:pPr>
              <w:spacing w:after="0"/>
              <w:rPr>
                <w:rFonts w:ascii="Polo" w:hAnsi="Polo"/>
                <w:lang w:val="en-US"/>
              </w:rPr>
            </w:pPr>
            <w:r w:rsidRPr="00F77C70">
              <w:rPr>
                <w:rFonts w:ascii="Polo" w:hAnsi="Polo"/>
                <w:lang w:val="en-US"/>
              </w:rPr>
              <w:t>In case zip code is not unique, end-user needs to provide the city</w:t>
            </w:r>
          </w:p>
        </w:tc>
        <w:tc>
          <w:tcPr>
            <w:tcW w:w="0" w:type="auto"/>
          </w:tcPr>
          <w:p w14:paraId="6B48ADF8" w14:textId="21FFD187" w:rsidR="00B36B20" w:rsidRPr="00F77C70" w:rsidRDefault="00B36B20" w:rsidP="006F0CC0">
            <w:pPr>
              <w:spacing w:after="0"/>
              <w:rPr>
                <w:rFonts w:ascii="Polo" w:hAnsi="Polo"/>
                <w:lang w:val="en-US"/>
              </w:rPr>
            </w:pPr>
            <w:r w:rsidRPr="00F77C70">
              <w:rPr>
                <w:rFonts w:ascii="Polo" w:hAnsi="Polo"/>
                <w:lang w:val="en-US"/>
              </w:rPr>
              <w:t>Query</w:t>
            </w:r>
          </w:p>
        </w:tc>
        <w:tc>
          <w:tcPr>
            <w:tcW w:w="0" w:type="auto"/>
          </w:tcPr>
          <w:p w14:paraId="5E46FD73" w14:textId="4CA64708" w:rsidR="00B36B20" w:rsidRPr="00F77C70" w:rsidRDefault="00B36B20" w:rsidP="006F0CC0">
            <w:pPr>
              <w:spacing w:after="0"/>
              <w:rPr>
                <w:rFonts w:ascii="Polo" w:hAnsi="Polo"/>
                <w:lang w:val="en-US"/>
              </w:rPr>
            </w:pPr>
            <w:r w:rsidRPr="00F77C70">
              <w:rPr>
                <w:rFonts w:ascii="Polo" w:hAnsi="Polo"/>
                <w:lang w:val="en-US"/>
              </w:rPr>
              <w:t>string</w:t>
            </w:r>
          </w:p>
        </w:tc>
        <w:tc>
          <w:tcPr>
            <w:tcW w:w="0" w:type="auto"/>
          </w:tcPr>
          <w:p w14:paraId="64761671" w14:textId="41CD6D42" w:rsidR="00B36B20" w:rsidRPr="00F77C70" w:rsidRDefault="00533ADC" w:rsidP="006F0CC0">
            <w:pPr>
              <w:spacing w:after="0"/>
              <w:rPr>
                <w:rFonts w:ascii="Polo" w:hAnsi="Polo"/>
                <w:lang w:val="en-US"/>
              </w:rPr>
            </w:pPr>
            <w:r w:rsidRPr="00F77C70">
              <w:rPr>
                <w:rFonts w:ascii="Polo" w:hAnsi="Polo"/>
                <w:lang w:val="en-US"/>
              </w:rPr>
              <w:t>X</w:t>
            </w:r>
          </w:p>
        </w:tc>
      </w:tr>
      <w:tr w:rsidR="00B36B20" w:rsidRPr="00F77C70" w14:paraId="64FB5AA0" w14:textId="1435B15D" w:rsidTr="00140B74">
        <w:tc>
          <w:tcPr>
            <w:tcW w:w="0" w:type="auto"/>
          </w:tcPr>
          <w:p w14:paraId="56C049AE" w14:textId="77777777" w:rsidR="00140B74" w:rsidRPr="00F77C70" w:rsidRDefault="00140B74" w:rsidP="0064455F">
            <w:pPr>
              <w:spacing w:after="0"/>
              <w:rPr>
                <w:rFonts w:ascii="Polo" w:hAnsi="Polo"/>
                <w:lang w:val="en-US"/>
              </w:rPr>
            </w:pPr>
            <w:proofErr w:type="spellStart"/>
            <w:r w:rsidRPr="00F77C70">
              <w:rPr>
                <w:rFonts w:ascii="Polo" w:hAnsi="Polo"/>
                <w:lang w:val="en-US"/>
              </w:rPr>
              <w:t>productType</w:t>
            </w:r>
            <w:proofErr w:type="spellEnd"/>
          </w:p>
        </w:tc>
        <w:tc>
          <w:tcPr>
            <w:tcW w:w="0" w:type="auto"/>
          </w:tcPr>
          <w:p w14:paraId="49F4463F" w14:textId="7DCDB0DF" w:rsidR="00140B74" w:rsidRPr="00F77C70" w:rsidRDefault="00140B74" w:rsidP="0064455F">
            <w:pPr>
              <w:spacing w:after="0"/>
              <w:rPr>
                <w:rFonts w:ascii="Polo" w:hAnsi="Polo"/>
                <w:lang w:val="en-US"/>
              </w:rPr>
            </w:pPr>
            <w:r w:rsidRPr="00F77C70">
              <w:rPr>
                <w:rFonts w:ascii="Polo" w:hAnsi="Polo"/>
                <w:lang w:val="en-US"/>
              </w:rPr>
              <w:t xml:space="preserve">Strom / </w:t>
            </w:r>
            <w:proofErr w:type="spellStart"/>
            <w:r w:rsidRPr="00F77C70">
              <w:rPr>
                <w:rFonts w:ascii="Polo" w:hAnsi="Polo"/>
                <w:lang w:val="en-US"/>
              </w:rPr>
              <w:t>Erdgas</w:t>
            </w:r>
            <w:proofErr w:type="spellEnd"/>
          </w:p>
        </w:tc>
        <w:tc>
          <w:tcPr>
            <w:tcW w:w="0" w:type="auto"/>
          </w:tcPr>
          <w:p w14:paraId="4759992B" w14:textId="612EF902" w:rsidR="00140B74" w:rsidRPr="00F77C70" w:rsidRDefault="00140B74" w:rsidP="0064455F">
            <w:pPr>
              <w:spacing w:after="0"/>
              <w:rPr>
                <w:rFonts w:ascii="Polo" w:hAnsi="Polo"/>
                <w:lang w:val="en-US"/>
              </w:rPr>
            </w:pPr>
            <w:r w:rsidRPr="00F77C70">
              <w:rPr>
                <w:rFonts w:ascii="Polo" w:hAnsi="Polo"/>
                <w:lang w:val="en-US"/>
              </w:rPr>
              <w:t>Type of product</w:t>
            </w:r>
          </w:p>
        </w:tc>
        <w:tc>
          <w:tcPr>
            <w:tcW w:w="0" w:type="auto"/>
          </w:tcPr>
          <w:p w14:paraId="01E010C9" w14:textId="53BA1DBC" w:rsidR="00140B74" w:rsidRPr="00F77C70" w:rsidRDefault="00140B74" w:rsidP="0064455F">
            <w:pPr>
              <w:spacing w:after="0"/>
              <w:rPr>
                <w:rFonts w:ascii="Polo" w:hAnsi="Polo"/>
                <w:lang w:val="en-US"/>
              </w:rPr>
            </w:pPr>
            <w:r w:rsidRPr="00F77C70">
              <w:rPr>
                <w:rFonts w:ascii="Polo" w:hAnsi="Polo"/>
                <w:lang w:val="en-US"/>
              </w:rPr>
              <w:t>Query</w:t>
            </w:r>
          </w:p>
        </w:tc>
        <w:tc>
          <w:tcPr>
            <w:tcW w:w="0" w:type="auto"/>
          </w:tcPr>
          <w:p w14:paraId="2D40C7F3" w14:textId="6EE776F2" w:rsidR="00140B74" w:rsidRPr="00F77C70" w:rsidRDefault="00140B74" w:rsidP="0064455F">
            <w:pPr>
              <w:spacing w:after="0"/>
              <w:rPr>
                <w:rFonts w:ascii="Polo" w:hAnsi="Polo"/>
                <w:lang w:val="en-US"/>
              </w:rPr>
            </w:pPr>
            <w:r w:rsidRPr="00F77C70">
              <w:rPr>
                <w:rFonts w:ascii="Polo" w:hAnsi="Polo"/>
                <w:lang w:val="en-US"/>
              </w:rPr>
              <w:t>string</w:t>
            </w:r>
          </w:p>
        </w:tc>
        <w:tc>
          <w:tcPr>
            <w:tcW w:w="0" w:type="auto"/>
          </w:tcPr>
          <w:p w14:paraId="6AE202C4" w14:textId="13247473" w:rsidR="00140B74" w:rsidRPr="00F77C70" w:rsidRDefault="00140B74" w:rsidP="0064455F">
            <w:pPr>
              <w:spacing w:after="0"/>
              <w:rPr>
                <w:rFonts w:ascii="Polo" w:hAnsi="Polo"/>
                <w:lang w:val="en-US"/>
              </w:rPr>
            </w:pPr>
            <w:r w:rsidRPr="00F77C70">
              <w:rPr>
                <w:rFonts w:ascii="Polo" w:hAnsi="Polo"/>
                <w:lang w:val="en-US"/>
              </w:rPr>
              <w:t>X</w:t>
            </w:r>
          </w:p>
        </w:tc>
      </w:tr>
      <w:tr w:rsidR="00B36B20" w:rsidRPr="00F77C70" w14:paraId="3F2603DD" w14:textId="7B910C11" w:rsidTr="00140B74">
        <w:tc>
          <w:tcPr>
            <w:tcW w:w="0" w:type="auto"/>
          </w:tcPr>
          <w:p w14:paraId="19D0A68F" w14:textId="77777777" w:rsidR="00140B74" w:rsidRPr="00F77C70" w:rsidRDefault="00140B74" w:rsidP="0064455F">
            <w:pPr>
              <w:spacing w:after="0"/>
              <w:rPr>
                <w:rFonts w:ascii="Polo" w:hAnsi="Polo"/>
                <w:lang w:val="en-US"/>
              </w:rPr>
            </w:pPr>
            <w:r w:rsidRPr="00F77C70">
              <w:rPr>
                <w:rFonts w:ascii="Polo" w:hAnsi="Polo"/>
                <w:lang w:val="en-US"/>
              </w:rPr>
              <w:t>consumption</w:t>
            </w:r>
          </w:p>
        </w:tc>
        <w:tc>
          <w:tcPr>
            <w:tcW w:w="0" w:type="auto"/>
          </w:tcPr>
          <w:p w14:paraId="3564053F" w14:textId="1069EB15" w:rsidR="00140B74" w:rsidRPr="00F77C70" w:rsidRDefault="00140B74" w:rsidP="00A67ED9">
            <w:pPr>
              <w:spacing w:after="0"/>
              <w:rPr>
                <w:rFonts w:ascii="Polo" w:hAnsi="Polo"/>
                <w:lang w:val="en-US"/>
              </w:rPr>
            </w:pPr>
            <w:r w:rsidRPr="00F77C70">
              <w:rPr>
                <w:rFonts w:ascii="Polo" w:hAnsi="Polo"/>
                <w:lang w:val="en-US"/>
              </w:rPr>
              <w:t>3000</w:t>
            </w:r>
          </w:p>
        </w:tc>
        <w:tc>
          <w:tcPr>
            <w:tcW w:w="0" w:type="auto"/>
          </w:tcPr>
          <w:p w14:paraId="218255AE" w14:textId="1A5CBBCB" w:rsidR="00140B74" w:rsidRPr="00F77C70" w:rsidRDefault="00A67ED9" w:rsidP="0087418F">
            <w:pPr>
              <w:spacing w:after="0"/>
              <w:rPr>
                <w:rFonts w:ascii="Polo" w:hAnsi="Polo"/>
                <w:lang w:val="en-US"/>
              </w:rPr>
            </w:pPr>
            <w:r w:rsidRPr="00F77C70">
              <w:rPr>
                <w:rFonts w:ascii="Polo" w:hAnsi="Polo"/>
                <w:lang w:val="en-US"/>
              </w:rPr>
              <w:t xml:space="preserve">The yearly consumption in </w:t>
            </w:r>
            <w:r w:rsidR="00C654AC" w:rsidRPr="00F77C70">
              <w:rPr>
                <w:rFonts w:ascii="Polo" w:hAnsi="Polo"/>
                <w:lang w:val="en-US"/>
              </w:rPr>
              <w:t>kWh</w:t>
            </w:r>
            <w:r w:rsidRPr="00F77C70">
              <w:rPr>
                <w:rFonts w:ascii="Polo" w:hAnsi="Polo"/>
                <w:lang w:val="en-US"/>
              </w:rPr>
              <w:t xml:space="preserve"> as integer value</w:t>
            </w:r>
          </w:p>
        </w:tc>
        <w:tc>
          <w:tcPr>
            <w:tcW w:w="0" w:type="auto"/>
          </w:tcPr>
          <w:p w14:paraId="2B48C049" w14:textId="4F5FD8FA" w:rsidR="00140B74" w:rsidRPr="00F77C70" w:rsidRDefault="00140B74" w:rsidP="0087418F">
            <w:pPr>
              <w:spacing w:after="0"/>
              <w:rPr>
                <w:rFonts w:ascii="Polo" w:hAnsi="Polo"/>
                <w:lang w:val="en-US"/>
              </w:rPr>
            </w:pPr>
            <w:r w:rsidRPr="00F77C70">
              <w:rPr>
                <w:rFonts w:ascii="Polo" w:hAnsi="Polo"/>
                <w:lang w:val="en-US"/>
              </w:rPr>
              <w:t>Query</w:t>
            </w:r>
          </w:p>
        </w:tc>
        <w:tc>
          <w:tcPr>
            <w:tcW w:w="0" w:type="auto"/>
          </w:tcPr>
          <w:p w14:paraId="1BD411BE" w14:textId="52099B68" w:rsidR="00140B74" w:rsidRPr="00F77C70" w:rsidRDefault="00140B74" w:rsidP="0087418F">
            <w:pPr>
              <w:spacing w:after="0"/>
              <w:rPr>
                <w:rFonts w:ascii="Polo" w:hAnsi="Polo"/>
                <w:lang w:val="en-US"/>
              </w:rPr>
            </w:pPr>
            <w:r w:rsidRPr="00F77C70">
              <w:rPr>
                <w:rFonts w:ascii="Polo" w:hAnsi="Polo"/>
                <w:lang w:val="en-US"/>
              </w:rPr>
              <w:t>number</w:t>
            </w:r>
          </w:p>
        </w:tc>
        <w:tc>
          <w:tcPr>
            <w:tcW w:w="0" w:type="auto"/>
          </w:tcPr>
          <w:p w14:paraId="0688D38D" w14:textId="78940ED4" w:rsidR="00140B74" w:rsidRPr="00F77C70" w:rsidDel="00E50FC8" w:rsidRDefault="00140B74" w:rsidP="0087418F">
            <w:pPr>
              <w:spacing w:after="0"/>
              <w:rPr>
                <w:rFonts w:ascii="Polo" w:hAnsi="Polo"/>
                <w:lang w:val="en-US"/>
              </w:rPr>
            </w:pPr>
            <w:r w:rsidRPr="00F77C70">
              <w:rPr>
                <w:rFonts w:ascii="Polo" w:hAnsi="Polo"/>
                <w:lang w:val="en-US"/>
              </w:rPr>
              <w:t>X</w:t>
            </w:r>
          </w:p>
        </w:tc>
      </w:tr>
      <w:tr w:rsidR="00B36B20" w:rsidRPr="00F77C70" w14:paraId="40D3D916" w14:textId="4A2886F0" w:rsidTr="00140B74">
        <w:tc>
          <w:tcPr>
            <w:tcW w:w="0" w:type="auto"/>
          </w:tcPr>
          <w:p w14:paraId="306F0EFA" w14:textId="77777777" w:rsidR="00140B74" w:rsidRPr="00F77C70" w:rsidRDefault="00140B74" w:rsidP="0064455F">
            <w:pPr>
              <w:spacing w:after="0"/>
              <w:rPr>
                <w:rFonts w:ascii="Polo" w:hAnsi="Polo"/>
                <w:lang w:val="en-US"/>
              </w:rPr>
            </w:pPr>
            <w:proofErr w:type="spellStart"/>
            <w:r w:rsidRPr="00F77C70">
              <w:rPr>
                <w:rFonts w:ascii="Polo" w:hAnsi="Polo"/>
                <w:lang w:val="en-US"/>
              </w:rPr>
              <w:t>customerType</w:t>
            </w:r>
            <w:proofErr w:type="spellEnd"/>
          </w:p>
        </w:tc>
        <w:tc>
          <w:tcPr>
            <w:tcW w:w="0" w:type="auto"/>
          </w:tcPr>
          <w:p w14:paraId="67853937" w14:textId="522BC8BE" w:rsidR="00140B74" w:rsidRPr="00F77C70" w:rsidRDefault="00140B74" w:rsidP="0064455F">
            <w:pPr>
              <w:spacing w:after="0"/>
              <w:rPr>
                <w:rFonts w:ascii="Polo" w:hAnsi="Polo"/>
                <w:lang w:val="en-US"/>
              </w:rPr>
            </w:pPr>
            <w:proofErr w:type="spellStart"/>
            <w:r w:rsidRPr="00F77C70">
              <w:rPr>
                <w:rFonts w:ascii="Polo" w:hAnsi="Polo"/>
                <w:lang w:val="en-US"/>
              </w:rPr>
              <w:t>pk</w:t>
            </w:r>
            <w:proofErr w:type="spellEnd"/>
            <w:r w:rsidRPr="00F77C70">
              <w:rPr>
                <w:rFonts w:ascii="Polo" w:hAnsi="Polo"/>
                <w:lang w:val="en-US"/>
              </w:rPr>
              <w:t xml:space="preserve"> / </w:t>
            </w:r>
            <w:proofErr w:type="spellStart"/>
            <w:r w:rsidRPr="00F77C70">
              <w:rPr>
                <w:rFonts w:ascii="Polo" w:hAnsi="Polo"/>
                <w:lang w:val="en-US"/>
              </w:rPr>
              <w:t>gw</w:t>
            </w:r>
            <w:proofErr w:type="spellEnd"/>
          </w:p>
        </w:tc>
        <w:tc>
          <w:tcPr>
            <w:tcW w:w="0" w:type="auto"/>
          </w:tcPr>
          <w:p w14:paraId="2C831EF0" w14:textId="272F653C" w:rsidR="00140B74" w:rsidRPr="00F77C70" w:rsidRDefault="00140B74" w:rsidP="0064455F">
            <w:pPr>
              <w:spacing w:after="0"/>
              <w:rPr>
                <w:rFonts w:ascii="Polo" w:hAnsi="Polo"/>
                <w:lang w:val="en-US"/>
              </w:rPr>
            </w:pPr>
            <w:r w:rsidRPr="00F77C70">
              <w:rPr>
                <w:rFonts w:ascii="Polo" w:hAnsi="Polo"/>
                <w:lang w:val="en-US"/>
              </w:rPr>
              <w:t>Private customer or small business customer</w:t>
            </w:r>
          </w:p>
        </w:tc>
        <w:tc>
          <w:tcPr>
            <w:tcW w:w="0" w:type="auto"/>
          </w:tcPr>
          <w:p w14:paraId="68F60B05" w14:textId="2B13DA6B" w:rsidR="00140B74" w:rsidRPr="00F77C70" w:rsidRDefault="00140B74" w:rsidP="0064455F">
            <w:pPr>
              <w:spacing w:after="0"/>
              <w:rPr>
                <w:rFonts w:ascii="Polo" w:hAnsi="Polo"/>
                <w:lang w:val="en-US"/>
              </w:rPr>
            </w:pPr>
            <w:r w:rsidRPr="00F77C70">
              <w:rPr>
                <w:rFonts w:ascii="Polo" w:hAnsi="Polo"/>
                <w:lang w:val="en-US"/>
              </w:rPr>
              <w:t>Query</w:t>
            </w:r>
          </w:p>
        </w:tc>
        <w:tc>
          <w:tcPr>
            <w:tcW w:w="0" w:type="auto"/>
          </w:tcPr>
          <w:p w14:paraId="309C9ECD" w14:textId="4A0B801D" w:rsidR="00140B74" w:rsidRPr="00F77C70" w:rsidRDefault="00140B74" w:rsidP="0064455F">
            <w:pPr>
              <w:spacing w:after="0"/>
              <w:rPr>
                <w:rFonts w:ascii="Polo" w:hAnsi="Polo"/>
                <w:lang w:val="en-US"/>
              </w:rPr>
            </w:pPr>
            <w:r w:rsidRPr="00F77C70">
              <w:rPr>
                <w:rFonts w:ascii="Polo" w:hAnsi="Polo"/>
                <w:lang w:val="en-US"/>
              </w:rPr>
              <w:t>string</w:t>
            </w:r>
          </w:p>
        </w:tc>
        <w:tc>
          <w:tcPr>
            <w:tcW w:w="0" w:type="auto"/>
          </w:tcPr>
          <w:p w14:paraId="0FCD804E" w14:textId="6309DDEA" w:rsidR="00140B74" w:rsidRPr="00F77C70" w:rsidRDefault="00140B74" w:rsidP="0064455F">
            <w:pPr>
              <w:spacing w:after="0"/>
              <w:rPr>
                <w:rFonts w:ascii="Polo" w:hAnsi="Polo"/>
                <w:lang w:val="en-US"/>
              </w:rPr>
            </w:pPr>
            <w:r w:rsidRPr="00F77C70">
              <w:rPr>
                <w:rFonts w:ascii="Polo" w:hAnsi="Polo"/>
                <w:lang w:val="en-US"/>
              </w:rPr>
              <w:t>X</w:t>
            </w:r>
          </w:p>
        </w:tc>
      </w:tr>
      <w:tr w:rsidR="00B36B20" w:rsidRPr="00F77C70" w14:paraId="229CF5B9" w14:textId="59BFDF04" w:rsidTr="00140B74">
        <w:tc>
          <w:tcPr>
            <w:tcW w:w="0" w:type="auto"/>
          </w:tcPr>
          <w:p w14:paraId="1A3BEFE5" w14:textId="5B9A7697" w:rsidR="00140B74" w:rsidRPr="00F77C70" w:rsidRDefault="00486E79" w:rsidP="0064455F">
            <w:pPr>
              <w:spacing w:after="0"/>
              <w:rPr>
                <w:rFonts w:ascii="Polo" w:hAnsi="Polo"/>
                <w:lang w:val="en-US"/>
              </w:rPr>
            </w:pPr>
            <w:proofErr w:type="spellStart"/>
            <w:r w:rsidRPr="00F77C70">
              <w:rPr>
                <w:rFonts w:ascii="Polo" w:hAnsi="Polo"/>
                <w:lang w:val="en-US"/>
              </w:rPr>
              <w:t>tariffType</w:t>
            </w:r>
            <w:proofErr w:type="spellEnd"/>
          </w:p>
        </w:tc>
        <w:tc>
          <w:tcPr>
            <w:tcW w:w="0" w:type="auto"/>
          </w:tcPr>
          <w:p w14:paraId="20DE5B14" w14:textId="65F9460C" w:rsidR="00140B74" w:rsidRPr="00F77C70" w:rsidRDefault="00486E79" w:rsidP="0064455F">
            <w:pPr>
              <w:spacing w:after="0"/>
              <w:rPr>
                <w:rFonts w:ascii="Polo" w:hAnsi="Polo"/>
                <w:lang w:val="en-US"/>
              </w:rPr>
            </w:pPr>
            <w:r w:rsidRPr="00F77C70">
              <w:rPr>
                <w:rFonts w:ascii="Polo" w:hAnsi="Polo"/>
                <w:lang w:val="en-US"/>
              </w:rPr>
              <w:t xml:space="preserve">et / </w:t>
            </w:r>
            <w:proofErr w:type="spellStart"/>
            <w:r w:rsidRPr="00F77C70">
              <w:rPr>
                <w:rFonts w:ascii="Polo" w:hAnsi="Polo"/>
                <w:lang w:val="en-US"/>
              </w:rPr>
              <w:t>dt</w:t>
            </w:r>
            <w:proofErr w:type="spellEnd"/>
          </w:p>
        </w:tc>
        <w:tc>
          <w:tcPr>
            <w:tcW w:w="0" w:type="auto"/>
          </w:tcPr>
          <w:p w14:paraId="5C755E63" w14:textId="604B7A06" w:rsidR="00140B74" w:rsidRPr="00F77C70" w:rsidRDefault="00140B74" w:rsidP="0064455F">
            <w:pPr>
              <w:spacing w:after="0"/>
              <w:rPr>
                <w:rFonts w:ascii="Polo" w:hAnsi="Polo"/>
                <w:lang w:val="en-US"/>
              </w:rPr>
            </w:pPr>
            <w:r w:rsidRPr="00F77C70">
              <w:rPr>
                <w:rFonts w:ascii="Polo" w:hAnsi="Polo"/>
                <w:lang w:val="en-US"/>
              </w:rPr>
              <w:t>Single tariff or double tariff</w:t>
            </w:r>
          </w:p>
        </w:tc>
        <w:tc>
          <w:tcPr>
            <w:tcW w:w="0" w:type="auto"/>
          </w:tcPr>
          <w:p w14:paraId="39FE90E0" w14:textId="33AF0E6B" w:rsidR="00140B74" w:rsidRPr="00F77C70" w:rsidRDefault="00140B74" w:rsidP="0064455F">
            <w:pPr>
              <w:spacing w:after="0"/>
              <w:rPr>
                <w:rFonts w:ascii="Polo" w:hAnsi="Polo"/>
                <w:lang w:val="en-US"/>
              </w:rPr>
            </w:pPr>
            <w:r w:rsidRPr="00F77C70">
              <w:rPr>
                <w:rFonts w:ascii="Polo" w:hAnsi="Polo"/>
                <w:lang w:val="en-US"/>
              </w:rPr>
              <w:t>Query</w:t>
            </w:r>
          </w:p>
        </w:tc>
        <w:tc>
          <w:tcPr>
            <w:tcW w:w="0" w:type="auto"/>
          </w:tcPr>
          <w:p w14:paraId="1BCA2E2E" w14:textId="363EB273" w:rsidR="00140B74" w:rsidRPr="00F77C70" w:rsidRDefault="00140B74" w:rsidP="0064455F">
            <w:pPr>
              <w:spacing w:after="0"/>
              <w:rPr>
                <w:rFonts w:ascii="Polo" w:hAnsi="Polo"/>
                <w:lang w:val="en-US"/>
              </w:rPr>
            </w:pPr>
            <w:r w:rsidRPr="00F77C70">
              <w:rPr>
                <w:rFonts w:ascii="Polo" w:hAnsi="Polo"/>
                <w:lang w:val="en-US"/>
              </w:rPr>
              <w:t>string</w:t>
            </w:r>
          </w:p>
        </w:tc>
        <w:tc>
          <w:tcPr>
            <w:tcW w:w="0" w:type="auto"/>
          </w:tcPr>
          <w:p w14:paraId="30DB7C83" w14:textId="0C934070" w:rsidR="00140B74" w:rsidRPr="00F77C70" w:rsidRDefault="00140B74" w:rsidP="0064455F">
            <w:pPr>
              <w:spacing w:after="0"/>
              <w:rPr>
                <w:rFonts w:ascii="Polo" w:hAnsi="Polo"/>
                <w:lang w:val="en-US"/>
              </w:rPr>
            </w:pPr>
            <w:r w:rsidRPr="00F77C70">
              <w:rPr>
                <w:rFonts w:ascii="Polo" w:hAnsi="Polo"/>
                <w:lang w:val="en-US"/>
              </w:rPr>
              <w:t>X</w:t>
            </w:r>
          </w:p>
        </w:tc>
      </w:tr>
      <w:tr w:rsidR="00B36B20" w:rsidRPr="00F77C70" w14:paraId="67D0E881" w14:textId="6F44822E" w:rsidTr="00140B74">
        <w:tc>
          <w:tcPr>
            <w:tcW w:w="0" w:type="auto"/>
          </w:tcPr>
          <w:p w14:paraId="7A8B6FDA" w14:textId="77777777" w:rsidR="00140B74" w:rsidRPr="00F77C70" w:rsidRDefault="00140B74" w:rsidP="0064455F">
            <w:pPr>
              <w:spacing w:after="0"/>
              <w:rPr>
                <w:rFonts w:ascii="Polo" w:hAnsi="Polo"/>
                <w:lang w:val="en-US"/>
              </w:rPr>
            </w:pPr>
            <w:proofErr w:type="spellStart"/>
            <w:r w:rsidRPr="00F77C70">
              <w:rPr>
                <w:rFonts w:ascii="Polo" w:hAnsi="Polo"/>
                <w:lang w:val="en-US"/>
              </w:rPr>
              <w:t>percentNt</w:t>
            </w:r>
            <w:proofErr w:type="spellEnd"/>
          </w:p>
        </w:tc>
        <w:tc>
          <w:tcPr>
            <w:tcW w:w="0" w:type="auto"/>
          </w:tcPr>
          <w:p w14:paraId="29DDA809" w14:textId="77777777" w:rsidR="00140B74" w:rsidRPr="00F77C70" w:rsidRDefault="00140B74" w:rsidP="00A035B4">
            <w:pPr>
              <w:spacing w:after="0"/>
              <w:rPr>
                <w:rFonts w:ascii="Polo" w:hAnsi="Polo"/>
                <w:lang w:val="en-US"/>
              </w:rPr>
            </w:pPr>
            <w:r w:rsidRPr="00F77C70">
              <w:rPr>
                <w:rFonts w:ascii="Polo" w:hAnsi="Polo"/>
                <w:lang w:val="en-US"/>
              </w:rPr>
              <w:t>Default: 0</w:t>
            </w:r>
          </w:p>
          <w:p w14:paraId="3BD2DD2E" w14:textId="36E8EBF1" w:rsidR="00140B74" w:rsidRPr="00F77C70" w:rsidRDefault="009C7B78" w:rsidP="009B7425">
            <w:pPr>
              <w:spacing w:after="0"/>
              <w:rPr>
                <w:rFonts w:ascii="Polo" w:hAnsi="Polo"/>
                <w:lang w:val="en-US"/>
              </w:rPr>
            </w:pPr>
            <w:r w:rsidRPr="00F77C70">
              <w:rPr>
                <w:rFonts w:ascii="Polo" w:hAnsi="Polo"/>
                <w:lang w:val="en-US"/>
              </w:rPr>
              <w:t>Example</w:t>
            </w:r>
            <w:r w:rsidR="00140B74" w:rsidRPr="00F77C70">
              <w:rPr>
                <w:rFonts w:ascii="Polo" w:hAnsi="Polo"/>
                <w:lang w:val="en-US"/>
              </w:rPr>
              <w:t>: 0.55</w:t>
            </w:r>
          </w:p>
        </w:tc>
        <w:tc>
          <w:tcPr>
            <w:tcW w:w="0" w:type="auto"/>
          </w:tcPr>
          <w:p w14:paraId="7264BEA0" w14:textId="4A95201B" w:rsidR="00140B74" w:rsidRPr="00F77C70" w:rsidRDefault="00140B74" w:rsidP="0064455F">
            <w:pPr>
              <w:spacing w:after="0"/>
              <w:rPr>
                <w:rFonts w:ascii="Polo" w:hAnsi="Polo"/>
                <w:lang w:val="en-US"/>
              </w:rPr>
            </w:pPr>
            <w:r w:rsidRPr="00F77C70">
              <w:rPr>
                <w:rFonts w:ascii="Polo" w:hAnsi="Polo"/>
                <w:lang w:val="en-US"/>
              </w:rPr>
              <w:t>Percentage of low tariff</w:t>
            </w:r>
          </w:p>
        </w:tc>
        <w:tc>
          <w:tcPr>
            <w:tcW w:w="0" w:type="auto"/>
          </w:tcPr>
          <w:p w14:paraId="46D80C1A" w14:textId="5DC8E6A7" w:rsidR="00140B74" w:rsidRPr="00F77C70" w:rsidRDefault="00140B74" w:rsidP="0064455F">
            <w:pPr>
              <w:spacing w:after="0"/>
              <w:rPr>
                <w:rFonts w:ascii="Polo" w:hAnsi="Polo"/>
                <w:lang w:val="en-US"/>
              </w:rPr>
            </w:pPr>
            <w:r w:rsidRPr="00F77C70">
              <w:rPr>
                <w:rFonts w:ascii="Polo" w:hAnsi="Polo"/>
                <w:lang w:val="en-US"/>
              </w:rPr>
              <w:t>Query</w:t>
            </w:r>
          </w:p>
        </w:tc>
        <w:tc>
          <w:tcPr>
            <w:tcW w:w="0" w:type="auto"/>
          </w:tcPr>
          <w:p w14:paraId="45C90752" w14:textId="29407A01" w:rsidR="00140B74" w:rsidRPr="00F77C70" w:rsidRDefault="00140B74" w:rsidP="0064455F">
            <w:pPr>
              <w:spacing w:after="0"/>
              <w:rPr>
                <w:rFonts w:ascii="Polo" w:hAnsi="Polo"/>
                <w:lang w:val="en-US"/>
              </w:rPr>
            </w:pPr>
            <w:r w:rsidRPr="00F77C70">
              <w:rPr>
                <w:rFonts w:ascii="Polo" w:hAnsi="Polo"/>
                <w:lang w:val="en-US"/>
              </w:rPr>
              <w:t>number</w:t>
            </w:r>
          </w:p>
        </w:tc>
        <w:tc>
          <w:tcPr>
            <w:tcW w:w="0" w:type="auto"/>
          </w:tcPr>
          <w:p w14:paraId="324321B0" w14:textId="77777777" w:rsidR="00140B74" w:rsidRPr="00F77C70" w:rsidDel="00E50FC8" w:rsidRDefault="00140B74" w:rsidP="0064455F">
            <w:pPr>
              <w:spacing w:after="0"/>
              <w:rPr>
                <w:rFonts w:ascii="Polo" w:hAnsi="Polo"/>
                <w:lang w:val="en-US"/>
              </w:rPr>
            </w:pPr>
          </w:p>
        </w:tc>
      </w:tr>
      <w:tr w:rsidR="00B36B20" w:rsidRPr="00F77C70" w14:paraId="283C07FC" w14:textId="547023E5" w:rsidTr="00140B74">
        <w:trPr>
          <w:trHeight w:val="1360"/>
        </w:trPr>
        <w:tc>
          <w:tcPr>
            <w:tcW w:w="0" w:type="auto"/>
          </w:tcPr>
          <w:p w14:paraId="54748A2F" w14:textId="77777777" w:rsidR="00140B74" w:rsidRPr="00F77C70" w:rsidRDefault="00140B74" w:rsidP="0064455F">
            <w:pPr>
              <w:spacing w:after="0"/>
              <w:rPr>
                <w:rFonts w:ascii="Polo" w:hAnsi="Polo"/>
                <w:lang w:val="en-US"/>
              </w:rPr>
            </w:pPr>
            <w:proofErr w:type="spellStart"/>
            <w:r w:rsidRPr="00F77C70">
              <w:rPr>
                <w:rFonts w:ascii="Polo" w:hAnsi="Polo"/>
                <w:lang w:val="en-US"/>
              </w:rPr>
              <w:t>signedCustomer</w:t>
            </w:r>
            <w:proofErr w:type="spellEnd"/>
          </w:p>
        </w:tc>
        <w:tc>
          <w:tcPr>
            <w:tcW w:w="0" w:type="auto"/>
          </w:tcPr>
          <w:p w14:paraId="6715F041" w14:textId="77777777" w:rsidR="00140B74" w:rsidRPr="00F77C70" w:rsidRDefault="00140B74" w:rsidP="00A035B4">
            <w:pPr>
              <w:spacing w:after="0"/>
              <w:rPr>
                <w:rFonts w:ascii="Polo" w:hAnsi="Polo"/>
                <w:lang w:val="en-US"/>
              </w:rPr>
            </w:pPr>
            <w:r w:rsidRPr="00F77C70">
              <w:rPr>
                <w:rFonts w:ascii="Polo" w:hAnsi="Polo"/>
                <w:lang w:val="en-US"/>
              </w:rPr>
              <w:t xml:space="preserve">true (signed customers) / false (new customers, </w:t>
            </w:r>
            <w:r w:rsidRPr="00F77C70">
              <w:rPr>
                <w:rFonts w:ascii="Polo" w:hAnsi="Polo"/>
                <w:lang w:val="en-US"/>
              </w:rPr>
              <w:lastRenderedPageBreak/>
              <w:t>default)</w:t>
            </w:r>
          </w:p>
          <w:p w14:paraId="4FAEE7AC" w14:textId="77777777" w:rsidR="00140B74" w:rsidRPr="00F77C70" w:rsidRDefault="00140B74" w:rsidP="00A035B4">
            <w:pPr>
              <w:spacing w:after="0"/>
              <w:rPr>
                <w:rFonts w:ascii="Polo" w:hAnsi="Polo"/>
                <w:lang w:val="en-US"/>
              </w:rPr>
            </w:pPr>
          </w:p>
          <w:p w14:paraId="34B82FC6" w14:textId="09DE531A" w:rsidR="00140B74" w:rsidRPr="00F77C70" w:rsidRDefault="00140B74" w:rsidP="0064455F">
            <w:pPr>
              <w:spacing w:after="0"/>
              <w:rPr>
                <w:rFonts w:ascii="Polo" w:hAnsi="Polo"/>
                <w:lang w:val="en-US"/>
              </w:rPr>
            </w:pPr>
          </w:p>
        </w:tc>
        <w:tc>
          <w:tcPr>
            <w:tcW w:w="0" w:type="auto"/>
          </w:tcPr>
          <w:p w14:paraId="6404164D" w14:textId="55FD832D" w:rsidR="00140B74" w:rsidRPr="00F77C70" w:rsidRDefault="00140B74" w:rsidP="0064455F">
            <w:pPr>
              <w:spacing w:after="0"/>
              <w:rPr>
                <w:rFonts w:ascii="Polo" w:hAnsi="Polo"/>
                <w:lang w:val="en-US"/>
              </w:rPr>
            </w:pPr>
            <w:r w:rsidRPr="00F77C70">
              <w:rPr>
                <w:rFonts w:ascii="Polo" w:hAnsi="Polo"/>
                <w:lang w:val="en-US"/>
              </w:rPr>
              <w:lastRenderedPageBreak/>
              <w:t xml:space="preserve">Calculate prices for perspective new or signed customers, Configuration of perspective via CMS is </w:t>
            </w:r>
            <w:r w:rsidRPr="00F77C70">
              <w:rPr>
                <w:rFonts w:ascii="Polo" w:hAnsi="Polo"/>
                <w:lang w:val="en-US"/>
              </w:rPr>
              <w:lastRenderedPageBreak/>
              <w:t>possible</w:t>
            </w:r>
          </w:p>
        </w:tc>
        <w:tc>
          <w:tcPr>
            <w:tcW w:w="0" w:type="auto"/>
          </w:tcPr>
          <w:p w14:paraId="01F60655" w14:textId="7F456EF4" w:rsidR="00140B74" w:rsidRPr="00F77C70" w:rsidRDefault="00140B74" w:rsidP="0064455F">
            <w:pPr>
              <w:spacing w:after="0"/>
              <w:rPr>
                <w:rFonts w:ascii="Polo" w:hAnsi="Polo"/>
                <w:lang w:val="en-US"/>
              </w:rPr>
            </w:pPr>
            <w:r w:rsidRPr="00F77C70">
              <w:rPr>
                <w:rFonts w:ascii="Polo" w:hAnsi="Polo"/>
                <w:lang w:val="en-US"/>
              </w:rPr>
              <w:lastRenderedPageBreak/>
              <w:t>Query</w:t>
            </w:r>
          </w:p>
        </w:tc>
        <w:tc>
          <w:tcPr>
            <w:tcW w:w="0" w:type="auto"/>
          </w:tcPr>
          <w:p w14:paraId="1A5AE09B" w14:textId="1AA5E424" w:rsidR="00140B74" w:rsidRPr="00F77C70" w:rsidRDefault="00140B74" w:rsidP="0064455F">
            <w:pPr>
              <w:spacing w:after="0"/>
              <w:rPr>
                <w:rFonts w:ascii="Polo" w:hAnsi="Polo"/>
                <w:lang w:val="en-US"/>
              </w:rPr>
            </w:pPr>
            <w:proofErr w:type="spellStart"/>
            <w:r w:rsidRPr="00F77C70">
              <w:rPr>
                <w:rFonts w:ascii="Polo" w:hAnsi="Polo"/>
                <w:lang w:val="en-US"/>
              </w:rPr>
              <w:t>boolean</w:t>
            </w:r>
            <w:proofErr w:type="spellEnd"/>
          </w:p>
        </w:tc>
        <w:tc>
          <w:tcPr>
            <w:tcW w:w="0" w:type="auto"/>
          </w:tcPr>
          <w:p w14:paraId="6D1DE28D" w14:textId="1F88CD36" w:rsidR="00140B74" w:rsidRPr="00F77C70" w:rsidRDefault="00140B74" w:rsidP="0064455F">
            <w:pPr>
              <w:spacing w:after="0"/>
              <w:rPr>
                <w:rFonts w:ascii="Polo" w:hAnsi="Polo"/>
                <w:lang w:val="en-US"/>
              </w:rPr>
            </w:pPr>
          </w:p>
        </w:tc>
      </w:tr>
      <w:tr w:rsidR="00356F13" w:rsidRPr="00F77C70" w14:paraId="7B7CAA0F" w14:textId="77777777" w:rsidTr="005B48EE">
        <w:trPr>
          <w:trHeight w:val="626"/>
        </w:trPr>
        <w:tc>
          <w:tcPr>
            <w:tcW w:w="0" w:type="auto"/>
            <w:shd w:val="clear" w:color="auto" w:fill="CCC0D9" w:themeFill="accent4" w:themeFillTint="66"/>
          </w:tcPr>
          <w:p w14:paraId="242A8B2D" w14:textId="7894ED31" w:rsidR="00356F13" w:rsidRPr="00F77C70" w:rsidRDefault="00356F13" w:rsidP="0064455F">
            <w:pPr>
              <w:spacing w:after="0"/>
              <w:rPr>
                <w:rFonts w:ascii="Polo" w:hAnsi="Polo"/>
                <w:lang w:val="en-US"/>
              </w:rPr>
            </w:pPr>
            <w:proofErr w:type="spellStart"/>
            <w:r>
              <w:rPr>
                <w:rFonts w:ascii="Polo" w:hAnsi="Polo"/>
                <w:lang w:val="en-US"/>
              </w:rPr>
              <w:lastRenderedPageBreak/>
              <w:t>offlineProduct</w:t>
            </w:r>
            <w:proofErr w:type="spellEnd"/>
          </w:p>
        </w:tc>
        <w:tc>
          <w:tcPr>
            <w:tcW w:w="0" w:type="auto"/>
            <w:shd w:val="clear" w:color="auto" w:fill="CCC0D9" w:themeFill="accent4" w:themeFillTint="66"/>
          </w:tcPr>
          <w:p w14:paraId="0F2A0847" w14:textId="08DAB402" w:rsidR="00356F13" w:rsidRPr="00F77C70" w:rsidRDefault="00356F13" w:rsidP="00A035B4">
            <w:pPr>
              <w:spacing w:after="0"/>
              <w:rPr>
                <w:rFonts w:ascii="Polo" w:hAnsi="Polo"/>
                <w:lang w:val="en-US"/>
              </w:rPr>
            </w:pPr>
            <w:r>
              <w:rPr>
                <w:rFonts w:ascii="Polo" w:hAnsi="Polo"/>
                <w:lang w:val="en-US"/>
              </w:rPr>
              <w:t>true | false</w:t>
            </w:r>
          </w:p>
        </w:tc>
        <w:tc>
          <w:tcPr>
            <w:tcW w:w="0" w:type="auto"/>
            <w:shd w:val="clear" w:color="auto" w:fill="CCC0D9" w:themeFill="accent4" w:themeFillTint="66"/>
          </w:tcPr>
          <w:p w14:paraId="2ABE536E" w14:textId="77777777" w:rsidR="00356F13" w:rsidRDefault="00356F13" w:rsidP="0064455F">
            <w:pPr>
              <w:spacing w:after="0"/>
              <w:rPr>
                <w:rFonts w:ascii="Polo" w:hAnsi="Polo"/>
                <w:lang w:val="en-US"/>
              </w:rPr>
            </w:pPr>
            <w:r>
              <w:rPr>
                <w:rFonts w:ascii="Polo" w:hAnsi="Polo"/>
                <w:lang w:val="en-US"/>
              </w:rPr>
              <w:t>false is default</w:t>
            </w:r>
          </w:p>
          <w:p w14:paraId="5A8C57D8" w14:textId="62935CBB" w:rsidR="00CB3C44" w:rsidRPr="00F77C70" w:rsidRDefault="00CB3C44" w:rsidP="0064455F">
            <w:pPr>
              <w:spacing w:after="0"/>
              <w:rPr>
                <w:rFonts w:ascii="Polo" w:hAnsi="Polo"/>
                <w:lang w:val="en-US"/>
              </w:rPr>
            </w:pPr>
            <w:r>
              <w:rPr>
                <w:rFonts w:ascii="Polo" w:hAnsi="Polo"/>
                <w:lang w:val="en-US"/>
              </w:rPr>
              <w:t>reduce response to offline products</w:t>
            </w:r>
          </w:p>
        </w:tc>
        <w:tc>
          <w:tcPr>
            <w:tcW w:w="0" w:type="auto"/>
            <w:shd w:val="clear" w:color="auto" w:fill="CCC0D9" w:themeFill="accent4" w:themeFillTint="66"/>
          </w:tcPr>
          <w:p w14:paraId="5512E152" w14:textId="36A9F89C" w:rsidR="00356F13" w:rsidRPr="00F77C70" w:rsidRDefault="00356F13" w:rsidP="0064455F">
            <w:pPr>
              <w:spacing w:after="0"/>
              <w:rPr>
                <w:rFonts w:ascii="Polo" w:hAnsi="Polo"/>
                <w:lang w:val="en-US"/>
              </w:rPr>
            </w:pPr>
            <w:r>
              <w:rPr>
                <w:rFonts w:ascii="Polo" w:hAnsi="Polo"/>
                <w:lang w:val="en-US"/>
              </w:rPr>
              <w:t>Query</w:t>
            </w:r>
          </w:p>
        </w:tc>
        <w:tc>
          <w:tcPr>
            <w:tcW w:w="0" w:type="auto"/>
            <w:shd w:val="clear" w:color="auto" w:fill="CCC0D9" w:themeFill="accent4" w:themeFillTint="66"/>
          </w:tcPr>
          <w:p w14:paraId="505AD730" w14:textId="11FF7E0B" w:rsidR="00356F13" w:rsidRPr="00F77C70" w:rsidRDefault="00356F13" w:rsidP="0064455F">
            <w:pPr>
              <w:spacing w:after="0"/>
              <w:rPr>
                <w:rFonts w:ascii="Polo" w:hAnsi="Polo"/>
                <w:lang w:val="en-US"/>
              </w:rPr>
            </w:pPr>
            <w:proofErr w:type="spellStart"/>
            <w:r>
              <w:rPr>
                <w:rFonts w:ascii="Polo" w:hAnsi="Polo"/>
                <w:lang w:val="en-US"/>
              </w:rPr>
              <w:t>boolean</w:t>
            </w:r>
            <w:proofErr w:type="spellEnd"/>
          </w:p>
        </w:tc>
        <w:tc>
          <w:tcPr>
            <w:tcW w:w="0" w:type="auto"/>
            <w:shd w:val="clear" w:color="auto" w:fill="CCC0D9" w:themeFill="accent4" w:themeFillTint="66"/>
          </w:tcPr>
          <w:p w14:paraId="47FE2274" w14:textId="77777777" w:rsidR="00356F13" w:rsidRPr="00F77C70" w:rsidRDefault="00356F13" w:rsidP="0064455F">
            <w:pPr>
              <w:spacing w:after="0"/>
              <w:rPr>
                <w:rFonts w:ascii="Polo" w:hAnsi="Polo"/>
                <w:lang w:val="en-US"/>
              </w:rPr>
            </w:pPr>
          </w:p>
        </w:tc>
      </w:tr>
      <w:tr w:rsidR="00356F13" w:rsidRPr="00F77C70" w14:paraId="13D3FCFC" w14:textId="77777777" w:rsidTr="005B48EE">
        <w:trPr>
          <w:trHeight w:val="564"/>
        </w:trPr>
        <w:tc>
          <w:tcPr>
            <w:tcW w:w="0" w:type="auto"/>
            <w:shd w:val="clear" w:color="auto" w:fill="CCC0D9" w:themeFill="accent4" w:themeFillTint="66"/>
          </w:tcPr>
          <w:p w14:paraId="20A0FB22" w14:textId="04ADC944" w:rsidR="00356F13" w:rsidRDefault="00356F13" w:rsidP="0064455F">
            <w:pPr>
              <w:spacing w:after="0"/>
              <w:rPr>
                <w:rFonts w:ascii="Polo" w:hAnsi="Polo"/>
                <w:lang w:val="en-US"/>
              </w:rPr>
            </w:pPr>
            <w:proofErr w:type="spellStart"/>
            <w:r>
              <w:rPr>
                <w:rFonts w:ascii="Polo" w:hAnsi="Polo"/>
                <w:lang w:val="en-US"/>
              </w:rPr>
              <w:t>priceGuarantee</w:t>
            </w:r>
            <w:proofErr w:type="spellEnd"/>
          </w:p>
        </w:tc>
        <w:tc>
          <w:tcPr>
            <w:tcW w:w="0" w:type="auto"/>
            <w:shd w:val="clear" w:color="auto" w:fill="CCC0D9" w:themeFill="accent4" w:themeFillTint="66"/>
          </w:tcPr>
          <w:p w14:paraId="5ACF1CB2" w14:textId="0C6BC648" w:rsidR="00356F13" w:rsidRDefault="00356F13" w:rsidP="00A035B4">
            <w:pPr>
              <w:spacing w:after="0"/>
              <w:rPr>
                <w:rFonts w:ascii="Polo" w:hAnsi="Polo"/>
                <w:lang w:val="en-US"/>
              </w:rPr>
            </w:pPr>
            <w:r>
              <w:rPr>
                <w:rFonts w:ascii="Polo" w:hAnsi="Polo"/>
                <w:lang w:val="en-US"/>
              </w:rPr>
              <w:t>true | false</w:t>
            </w:r>
          </w:p>
        </w:tc>
        <w:tc>
          <w:tcPr>
            <w:tcW w:w="0" w:type="auto"/>
            <w:shd w:val="clear" w:color="auto" w:fill="CCC0D9" w:themeFill="accent4" w:themeFillTint="66"/>
          </w:tcPr>
          <w:p w14:paraId="71EFBCD1" w14:textId="77777777" w:rsidR="00356F13" w:rsidRDefault="00356F13" w:rsidP="0064455F">
            <w:pPr>
              <w:spacing w:after="0"/>
              <w:rPr>
                <w:rFonts w:ascii="Polo" w:hAnsi="Polo"/>
                <w:lang w:val="en-US"/>
              </w:rPr>
            </w:pPr>
            <w:r>
              <w:rPr>
                <w:rFonts w:ascii="Polo" w:hAnsi="Polo"/>
                <w:lang w:val="en-US"/>
              </w:rPr>
              <w:t>false is default</w:t>
            </w:r>
          </w:p>
          <w:p w14:paraId="568CAE3B" w14:textId="10F1F8AC" w:rsidR="00CB3C44" w:rsidRDefault="00CB3C44" w:rsidP="004C3238">
            <w:pPr>
              <w:spacing w:after="0"/>
              <w:rPr>
                <w:rFonts w:ascii="Polo" w:hAnsi="Polo"/>
                <w:lang w:val="en-US"/>
              </w:rPr>
            </w:pPr>
            <w:r>
              <w:rPr>
                <w:rFonts w:ascii="Polo" w:hAnsi="Polo"/>
                <w:lang w:val="en-US"/>
              </w:rPr>
              <w:t>reduce response to products with price guarantee</w:t>
            </w:r>
          </w:p>
        </w:tc>
        <w:tc>
          <w:tcPr>
            <w:tcW w:w="0" w:type="auto"/>
            <w:shd w:val="clear" w:color="auto" w:fill="CCC0D9" w:themeFill="accent4" w:themeFillTint="66"/>
          </w:tcPr>
          <w:p w14:paraId="6E04F7E7" w14:textId="7AFF57E8" w:rsidR="00356F13" w:rsidRDefault="00356F13" w:rsidP="0064455F">
            <w:pPr>
              <w:spacing w:after="0"/>
              <w:rPr>
                <w:rFonts w:ascii="Polo" w:hAnsi="Polo"/>
                <w:lang w:val="en-US"/>
              </w:rPr>
            </w:pPr>
            <w:r>
              <w:rPr>
                <w:rFonts w:ascii="Polo" w:hAnsi="Polo"/>
                <w:lang w:val="en-US"/>
              </w:rPr>
              <w:t>Query</w:t>
            </w:r>
          </w:p>
        </w:tc>
        <w:tc>
          <w:tcPr>
            <w:tcW w:w="0" w:type="auto"/>
            <w:shd w:val="clear" w:color="auto" w:fill="CCC0D9" w:themeFill="accent4" w:themeFillTint="66"/>
          </w:tcPr>
          <w:p w14:paraId="4FA75D64" w14:textId="30DC6B66" w:rsidR="00356F13" w:rsidRDefault="00356F13" w:rsidP="0064455F">
            <w:pPr>
              <w:spacing w:after="0"/>
              <w:rPr>
                <w:rFonts w:ascii="Polo" w:hAnsi="Polo"/>
                <w:lang w:val="en-US"/>
              </w:rPr>
            </w:pPr>
            <w:proofErr w:type="spellStart"/>
            <w:r>
              <w:rPr>
                <w:rFonts w:ascii="Polo" w:hAnsi="Polo"/>
                <w:lang w:val="en-US"/>
              </w:rPr>
              <w:t>boolean</w:t>
            </w:r>
            <w:proofErr w:type="spellEnd"/>
          </w:p>
        </w:tc>
        <w:tc>
          <w:tcPr>
            <w:tcW w:w="0" w:type="auto"/>
            <w:shd w:val="clear" w:color="auto" w:fill="CCC0D9" w:themeFill="accent4" w:themeFillTint="66"/>
          </w:tcPr>
          <w:p w14:paraId="62B6A48F" w14:textId="77777777" w:rsidR="00356F13" w:rsidRPr="00F77C70" w:rsidRDefault="00356F13" w:rsidP="0064455F">
            <w:pPr>
              <w:spacing w:after="0"/>
              <w:rPr>
                <w:rFonts w:ascii="Polo" w:hAnsi="Polo"/>
                <w:lang w:val="en-US"/>
              </w:rPr>
            </w:pPr>
          </w:p>
        </w:tc>
      </w:tr>
      <w:tr w:rsidR="00356F13" w:rsidRPr="00F77C70" w14:paraId="4CF3312C" w14:textId="77777777" w:rsidTr="005B48EE">
        <w:trPr>
          <w:trHeight w:val="564"/>
        </w:trPr>
        <w:tc>
          <w:tcPr>
            <w:tcW w:w="0" w:type="auto"/>
            <w:shd w:val="clear" w:color="auto" w:fill="CCC0D9" w:themeFill="accent4" w:themeFillTint="66"/>
          </w:tcPr>
          <w:p w14:paraId="442D70BF" w14:textId="3AFC60E1" w:rsidR="00356F13" w:rsidRDefault="00356F13" w:rsidP="0064455F">
            <w:pPr>
              <w:spacing w:after="0"/>
              <w:rPr>
                <w:rFonts w:ascii="Polo" w:hAnsi="Polo"/>
                <w:lang w:val="en-US"/>
              </w:rPr>
            </w:pPr>
            <w:r>
              <w:rPr>
                <w:rFonts w:ascii="Polo" w:hAnsi="Polo"/>
                <w:lang w:val="en-US"/>
              </w:rPr>
              <w:t>ecology</w:t>
            </w:r>
          </w:p>
        </w:tc>
        <w:tc>
          <w:tcPr>
            <w:tcW w:w="0" w:type="auto"/>
            <w:shd w:val="clear" w:color="auto" w:fill="CCC0D9" w:themeFill="accent4" w:themeFillTint="66"/>
          </w:tcPr>
          <w:p w14:paraId="1E4B35AB" w14:textId="59B637D2" w:rsidR="00356F13" w:rsidRDefault="00356F13" w:rsidP="00A035B4">
            <w:pPr>
              <w:spacing w:after="0"/>
              <w:rPr>
                <w:rFonts w:ascii="Polo" w:hAnsi="Polo"/>
                <w:lang w:val="en-US"/>
              </w:rPr>
            </w:pPr>
            <w:r>
              <w:rPr>
                <w:rFonts w:ascii="Polo" w:hAnsi="Polo"/>
                <w:lang w:val="en-US"/>
              </w:rPr>
              <w:t>true | false</w:t>
            </w:r>
          </w:p>
        </w:tc>
        <w:tc>
          <w:tcPr>
            <w:tcW w:w="0" w:type="auto"/>
            <w:shd w:val="clear" w:color="auto" w:fill="CCC0D9" w:themeFill="accent4" w:themeFillTint="66"/>
          </w:tcPr>
          <w:p w14:paraId="46569246" w14:textId="3E885752" w:rsidR="00356F13" w:rsidRDefault="00356F13" w:rsidP="0064455F">
            <w:pPr>
              <w:spacing w:after="0"/>
              <w:rPr>
                <w:rFonts w:ascii="Polo" w:hAnsi="Polo"/>
                <w:lang w:val="en-US"/>
              </w:rPr>
            </w:pPr>
            <w:r>
              <w:rPr>
                <w:rFonts w:ascii="Polo" w:hAnsi="Polo"/>
                <w:lang w:val="en-US"/>
              </w:rPr>
              <w:t>false is default</w:t>
            </w:r>
          </w:p>
        </w:tc>
        <w:tc>
          <w:tcPr>
            <w:tcW w:w="0" w:type="auto"/>
            <w:shd w:val="clear" w:color="auto" w:fill="CCC0D9" w:themeFill="accent4" w:themeFillTint="66"/>
          </w:tcPr>
          <w:p w14:paraId="02366744" w14:textId="0F8AAB13" w:rsidR="00356F13" w:rsidRDefault="00356F13" w:rsidP="0064455F">
            <w:pPr>
              <w:spacing w:after="0"/>
              <w:rPr>
                <w:rFonts w:ascii="Polo" w:hAnsi="Polo"/>
                <w:lang w:val="en-US"/>
              </w:rPr>
            </w:pPr>
            <w:r>
              <w:rPr>
                <w:rFonts w:ascii="Polo" w:hAnsi="Polo"/>
                <w:lang w:val="en-US"/>
              </w:rPr>
              <w:t>Query</w:t>
            </w:r>
          </w:p>
        </w:tc>
        <w:tc>
          <w:tcPr>
            <w:tcW w:w="0" w:type="auto"/>
            <w:shd w:val="clear" w:color="auto" w:fill="CCC0D9" w:themeFill="accent4" w:themeFillTint="66"/>
          </w:tcPr>
          <w:p w14:paraId="7C245B64" w14:textId="55D1B9EA" w:rsidR="00356F13" w:rsidRDefault="00356F13" w:rsidP="0064455F">
            <w:pPr>
              <w:spacing w:after="0"/>
              <w:rPr>
                <w:rFonts w:ascii="Polo" w:hAnsi="Polo"/>
                <w:lang w:val="en-US"/>
              </w:rPr>
            </w:pPr>
            <w:proofErr w:type="spellStart"/>
            <w:r>
              <w:rPr>
                <w:rFonts w:ascii="Polo" w:hAnsi="Polo"/>
                <w:lang w:val="en-US"/>
              </w:rPr>
              <w:t>boolean</w:t>
            </w:r>
            <w:proofErr w:type="spellEnd"/>
          </w:p>
        </w:tc>
        <w:tc>
          <w:tcPr>
            <w:tcW w:w="0" w:type="auto"/>
            <w:shd w:val="clear" w:color="auto" w:fill="CCC0D9" w:themeFill="accent4" w:themeFillTint="66"/>
          </w:tcPr>
          <w:p w14:paraId="19D2F44F" w14:textId="77777777" w:rsidR="00356F13" w:rsidRPr="00F77C70" w:rsidRDefault="00356F13" w:rsidP="0064455F">
            <w:pPr>
              <w:spacing w:after="0"/>
              <w:rPr>
                <w:rFonts w:ascii="Polo" w:hAnsi="Polo"/>
                <w:lang w:val="en-US"/>
              </w:rPr>
            </w:pPr>
          </w:p>
        </w:tc>
      </w:tr>
      <w:tr w:rsidR="00356F13" w:rsidRPr="00F77C70" w14:paraId="5655272A" w14:textId="77777777" w:rsidTr="005B48EE">
        <w:trPr>
          <w:trHeight w:val="564"/>
        </w:trPr>
        <w:tc>
          <w:tcPr>
            <w:tcW w:w="0" w:type="auto"/>
            <w:shd w:val="clear" w:color="auto" w:fill="CCC0D9" w:themeFill="accent4" w:themeFillTint="66"/>
          </w:tcPr>
          <w:p w14:paraId="1FEF59D7" w14:textId="177520DF" w:rsidR="00356F13" w:rsidRDefault="00356F13" w:rsidP="0064455F">
            <w:pPr>
              <w:spacing w:after="0"/>
              <w:rPr>
                <w:rFonts w:ascii="Polo" w:hAnsi="Polo"/>
                <w:lang w:val="en-US"/>
              </w:rPr>
            </w:pPr>
            <w:r w:rsidRPr="00356F13">
              <w:rPr>
                <w:rFonts w:ascii="Polo" w:hAnsi="Polo"/>
                <w:lang w:val="en-US"/>
              </w:rPr>
              <w:t>flexibility</w:t>
            </w:r>
          </w:p>
        </w:tc>
        <w:tc>
          <w:tcPr>
            <w:tcW w:w="0" w:type="auto"/>
            <w:shd w:val="clear" w:color="auto" w:fill="CCC0D9" w:themeFill="accent4" w:themeFillTint="66"/>
          </w:tcPr>
          <w:p w14:paraId="3C56593C" w14:textId="2173EC2D" w:rsidR="00356F13" w:rsidRDefault="00356F13" w:rsidP="00A035B4">
            <w:pPr>
              <w:spacing w:after="0"/>
              <w:rPr>
                <w:rFonts w:ascii="Polo" w:hAnsi="Polo"/>
                <w:lang w:val="en-US"/>
              </w:rPr>
            </w:pPr>
            <w:r>
              <w:rPr>
                <w:rFonts w:ascii="Polo" w:hAnsi="Polo"/>
                <w:lang w:val="en-US"/>
              </w:rPr>
              <w:t>true | false</w:t>
            </w:r>
          </w:p>
        </w:tc>
        <w:tc>
          <w:tcPr>
            <w:tcW w:w="0" w:type="auto"/>
            <w:shd w:val="clear" w:color="auto" w:fill="CCC0D9" w:themeFill="accent4" w:themeFillTint="66"/>
          </w:tcPr>
          <w:p w14:paraId="57AA1B40" w14:textId="77383E74" w:rsidR="00356F13" w:rsidRDefault="00356F13" w:rsidP="0064455F">
            <w:pPr>
              <w:spacing w:after="0"/>
              <w:rPr>
                <w:rFonts w:ascii="Polo" w:hAnsi="Polo"/>
                <w:lang w:val="en-US"/>
              </w:rPr>
            </w:pPr>
            <w:r>
              <w:rPr>
                <w:rFonts w:ascii="Polo" w:hAnsi="Polo"/>
                <w:lang w:val="en-US"/>
              </w:rPr>
              <w:t>false is default</w:t>
            </w:r>
          </w:p>
        </w:tc>
        <w:tc>
          <w:tcPr>
            <w:tcW w:w="0" w:type="auto"/>
            <w:shd w:val="clear" w:color="auto" w:fill="CCC0D9" w:themeFill="accent4" w:themeFillTint="66"/>
          </w:tcPr>
          <w:p w14:paraId="33E458E4" w14:textId="43C0EC9D" w:rsidR="00356F13" w:rsidRDefault="00356F13" w:rsidP="0064455F">
            <w:pPr>
              <w:spacing w:after="0"/>
              <w:rPr>
                <w:rFonts w:ascii="Polo" w:hAnsi="Polo"/>
                <w:lang w:val="en-US"/>
              </w:rPr>
            </w:pPr>
            <w:r>
              <w:rPr>
                <w:rFonts w:ascii="Polo" w:hAnsi="Polo"/>
                <w:lang w:val="en-US"/>
              </w:rPr>
              <w:t>Query</w:t>
            </w:r>
          </w:p>
        </w:tc>
        <w:tc>
          <w:tcPr>
            <w:tcW w:w="0" w:type="auto"/>
            <w:shd w:val="clear" w:color="auto" w:fill="CCC0D9" w:themeFill="accent4" w:themeFillTint="66"/>
          </w:tcPr>
          <w:p w14:paraId="5A32F938" w14:textId="5B422245" w:rsidR="00356F13" w:rsidRDefault="00356F13" w:rsidP="0064455F">
            <w:pPr>
              <w:spacing w:after="0"/>
              <w:rPr>
                <w:rFonts w:ascii="Polo" w:hAnsi="Polo"/>
                <w:lang w:val="en-US"/>
              </w:rPr>
            </w:pPr>
            <w:proofErr w:type="spellStart"/>
            <w:r>
              <w:rPr>
                <w:rFonts w:ascii="Polo" w:hAnsi="Polo"/>
                <w:lang w:val="en-US"/>
              </w:rPr>
              <w:t>boolean</w:t>
            </w:r>
            <w:proofErr w:type="spellEnd"/>
          </w:p>
        </w:tc>
        <w:tc>
          <w:tcPr>
            <w:tcW w:w="0" w:type="auto"/>
            <w:shd w:val="clear" w:color="auto" w:fill="CCC0D9" w:themeFill="accent4" w:themeFillTint="66"/>
          </w:tcPr>
          <w:p w14:paraId="708FC3BD" w14:textId="77777777" w:rsidR="00356F13" w:rsidRPr="00F77C70" w:rsidRDefault="00356F13" w:rsidP="0064455F">
            <w:pPr>
              <w:spacing w:after="0"/>
              <w:rPr>
                <w:rFonts w:ascii="Polo" w:hAnsi="Polo"/>
                <w:lang w:val="en-US"/>
              </w:rPr>
            </w:pPr>
          </w:p>
        </w:tc>
      </w:tr>
    </w:tbl>
    <w:p w14:paraId="0DD6B611" w14:textId="26A40F00" w:rsidR="00037292" w:rsidRPr="00F77C70" w:rsidRDefault="00FE6D63" w:rsidP="003C75CD">
      <w:pPr>
        <w:rPr>
          <w:lang w:val="en-US"/>
        </w:rPr>
      </w:pPr>
      <w:r w:rsidRPr="00F77C70">
        <w:rPr>
          <w:color w:val="000000" w:themeColor="text1"/>
          <w:lang w:val="en-US"/>
        </w:rPr>
        <w:t xml:space="preserve">Table </w:t>
      </w:r>
      <w:r w:rsidR="006B3135" w:rsidRPr="00F77C70">
        <w:rPr>
          <w:b/>
          <w:bCs/>
          <w:color w:val="000000" w:themeColor="text1"/>
          <w:lang w:val="en-US"/>
        </w:rPr>
        <w:fldChar w:fldCharType="begin"/>
      </w:r>
      <w:r w:rsidRPr="00F77C70">
        <w:rPr>
          <w:color w:val="000000" w:themeColor="text1"/>
          <w:lang w:val="en-US"/>
        </w:rPr>
        <w:instrText xml:space="preserve"> SEQ Table \* ARABIC </w:instrText>
      </w:r>
      <w:r w:rsidR="006B3135" w:rsidRPr="00F77C70">
        <w:rPr>
          <w:b/>
          <w:bCs/>
          <w:color w:val="000000" w:themeColor="text1"/>
          <w:lang w:val="en-US"/>
        </w:rPr>
        <w:fldChar w:fldCharType="separate"/>
      </w:r>
      <w:r w:rsidR="0033004E">
        <w:rPr>
          <w:noProof/>
          <w:color w:val="000000" w:themeColor="text1"/>
          <w:lang w:val="en-US"/>
        </w:rPr>
        <w:t>5</w:t>
      </w:r>
      <w:r w:rsidR="006B3135" w:rsidRPr="00F77C70">
        <w:rPr>
          <w:b/>
          <w:bCs/>
          <w:color w:val="000000" w:themeColor="text1"/>
          <w:lang w:val="en-US"/>
        </w:rPr>
        <w:fldChar w:fldCharType="end"/>
      </w:r>
      <w:r w:rsidRPr="00F77C70">
        <w:rPr>
          <w:color w:val="000000" w:themeColor="text1"/>
          <w:lang w:val="en-US"/>
        </w:rPr>
        <w:t xml:space="preserve"> - Input parameters for service </w:t>
      </w:r>
      <w:r w:rsidR="00712DA6">
        <w:rPr>
          <w:color w:val="000000" w:themeColor="text1"/>
          <w:lang w:val="en-US"/>
        </w:rPr>
        <w:t xml:space="preserve">GET </w:t>
      </w:r>
      <w:r w:rsidR="00332830" w:rsidRPr="00F77C70">
        <w:rPr>
          <w:color w:val="000000" w:themeColor="text1"/>
          <w:lang w:val="en-US"/>
        </w:rPr>
        <w:t>products</w:t>
      </w:r>
    </w:p>
    <w:p w14:paraId="0D093F22" w14:textId="274858A5" w:rsidR="009C1CB8" w:rsidRPr="00F77C70" w:rsidRDefault="009C1CB8">
      <w:pPr>
        <w:pStyle w:val="berschrift5"/>
        <w:rPr>
          <w:lang w:val="en-US"/>
        </w:rPr>
      </w:pPr>
      <w:r w:rsidRPr="00F77C70">
        <w:rPr>
          <w:lang w:val="en-US"/>
        </w:rPr>
        <w:t>Example request</w:t>
      </w:r>
    </w:p>
    <w:p w14:paraId="36C7BA71" w14:textId="3F3EE17F" w:rsidR="009C1CB8" w:rsidRPr="00F77C70" w:rsidRDefault="009C1CB8" w:rsidP="003C75CD">
      <w:pPr>
        <w:rPr>
          <w:lang w:val="en-US"/>
        </w:rPr>
      </w:pPr>
      <w:r w:rsidRPr="00F77C70">
        <w:rPr>
          <w:lang w:val="en-US"/>
        </w:rPr>
        <w:t>GET /products</w:t>
      </w:r>
      <w:proofErr w:type="gramStart"/>
      <w:r w:rsidR="0027154D">
        <w:rPr>
          <w:lang w:val="en-US"/>
        </w:rPr>
        <w:t>?</w:t>
      </w:r>
      <w:r w:rsidR="004C1BD1" w:rsidRPr="00F77C70">
        <w:rPr>
          <w:lang w:val="en-US"/>
        </w:rPr>
        <w:t>zipCode</w:t>
      </w:r>
      <w:proofErr w:type="gramEnd"/>
      <w:r w:rsidR="0027154D">
        <w:rPr>
          <w:lang w:val="en-US"/>
        </w:rPr>
        <w:t>=</w:t>
      </w:r>
      <w:r w:rsidR="004C1BD1" w:rsidRPr="00F77C70">
        <w:rPr>
          <w:lang w:val="en-US"/>
        </w:rPr>
        <w:t>80634</w:t>
      </w:r>
      <w:r w:rsidR="0027154D">
        <w:rPr>
          <w:lang w:val="en-US"/>
        </w:rPr>
        <w:t>&amp;</w:t>
      </w:r>
      <w:r w:rsidRPr="00F77C70">
        <w:rPr>
          <w:lang w:val="en-US"/>
        </w:rPr>
        <w:t>productType</w:t>
      </w:r>
      <w:r w:rsidR="0027154D">
        <w:rPr>
          <w:lang w:val="en-US"/>
        </w:rPr>
        <w:t>=</w:t>
      </w:r>
      <w:r w:rsidRPr="00F77C70">
        <w:rPr>
          <w:lang w:val="en-US"/>
        </w:rPr>
        <w:t>Erdgas</w:t>
      </w:r>
      <w:r w:rsidR="0027154D">
        <w:rPr>
          <w:lang w:val="en-US"/>
        </w:rPr>
        <w:t>&amp;</w:t>
      </w:r>
      <w:r w:rsidRPr="00F77C70">
        <w:rPr>
          <w:lang w:val="en-US"/>
        </w:rPr>
        <w:t>consumption</w:t>
      </w:r>
      <w:r w:rsidR="0027154D">
        <w:rPr>
          <w:lang w:val="en-US"/>
        </w:rPr>
        <w:t>=</w:t>
      </w:r>
      <w:r w:rsidRPr="00F77C70">
        <w:rPr>
          <w:lang w:val="en-US"/>
        </w:rPr>
        <w:t>15000</w:t>
      </w:r>
      <w:r w:rsidR="0027154D">
        <w:rPr>
          <w:lang w:val="en-US"/>
        </w:rPr>
        <w:t>&amp;</w:t>
      </w:r>
      <w:r w:rsidRPr="00F77C70">
        <w:rPr>
          <w:lang w:val="en-US"/>
        </w:rPr>
        <w:t>customerType</w:t>
      </w:r>
      <w:r w:rsidR="0027154D">
        <w:rPr>
          <w:lang w:val="en-US"/>
        </w:rPr>
        <w:t>=</w:t>
      </w:r>
      <w:r w:rsidRPr="00F77C70">
        <w:rPr>
          <w:lang w:val="en-US"/>
        </w:rPr>
        <w:t>pk</w:t>
      </w:r>
      <w:r w:rsidR="0027154D">
        <w:rPr>
          <w:lang w:val="en-US"/>
        </w:rPr>
        <w:t>&amp;</w:t>
      </w:r>
      <w:r w:rsidR="00486E79" w:rsidRPr="00F77C70">
        <w:rPr>
          <w:lang w:val="en-US"/>
        </w:rPr>
        <w:t>tariffType</w:t>
      </w:r>
      <w:r w:rsidR="0027154D">
        <w:rPr>
          <w:lang w:val="en-US"/>
        </w:rPr>
        <w:t>=</w:t>
      </w:r>
      <w:r w:rsidR="00486E79" w:rsidRPr="00F77C70">
        <w:rPr>
          <w:lang w:val="en-US"/>
        </w:rPr>
        <w:t>et</w:t>
      </w:r>
      <w:r w:rsidR="0027154D">
        <w:rPr>
          <w:lang w:val="en-US"/>
        </w:rPr>
        <w:t>&amp;</w:t>
      </w:r>
      <w:r w:rsidRPr="00F77C70">
        <w:rPr>
          <w:lang w:val="en-US"/>
        </w:rPr>
        <w:t>percentNt</w:t>
      </w:r>
      <w:r w:rsidR="0027154D">
        <w:rPr>
          <w:lang w:val="en-US"/>
        </w:rPr>
        <w:t>=</w:t>
      </w:r>
      <w:r w:rsidRPr="00F77C70">
        <w:rPr>
          <w:lang w:val="en-US"/>
        </w:rPr>
        <w:t>0.55</w:t>
      </w:r>
      <w:r w:rsidR="0027154D">
        <w:rPr>
          <w:lang w:val="en-US"/>
        </w:rPr>
        <w:t>&amp;</w:t>
      </w:r>
      <w:r w:rsidRPr="00F77C70">
        <w:rPr>
          <w:lang w:val="en-US"/>
        </w:rPr>
        <w:t>signedCustomer</w:t>
      </w:r>
      <w:r w:rsidR="0027154D">
        <w:rPr>
          <w:lang w:val="en-US"/>
        </w:rPr>
        <w:t>=</w:t>
      </w:r>
      <w:r w:rsidRPr="00F77C70">
        <w:rPr>
          <w:lang w:val="en-US"/>
        </w:rPr>
        <w:t>false</w:t>
      </w:r>
    </w:p>
    <w:p w14:paraId="018BF1F1" w14:textId="41484844" w:rsidR="00C4436F" w:rsidRPr="00F77C70" w:rsidRDefault="00783F9B">
      <w:pPr>
        <w:pStyle w:val="berschrift5"/>
        <w:rPr>
          <w:lang w:val="en-US"/>
        </w:rPr>
      </w:pPr>
      <w:r w:rsidRPr="00F77C70">
        <w:rPr>
          <w:lang w:val="en-US"/>
        </w:rPr>
        <w:t>Response</w:t>
      </w:r>
      <w:r w:rsidR="00C4436F" w:rsidRPr="00F77C70">
        <w:rPr>
          <w:lang w:val="en-US"/>
        </w:rPr>
        <w:t>s</w:t>
      </w:r>
    </w:p>
    <w:tbl>
      <w:tblPr>
        <w:tblStyle w:val="MittlereSchattierung1-Akzent2"/>
        <w:tblW w:w="0" w:type="auto"/>
        <w:tblLook w:val="04A0" w:firstRow="1" w:lastRow="0" w:firstColumn="1" w:lastColumn="0" w:noHBand="0" w:noVBand="1"/>
      </w:tblPr>
      <w:tblGrid>
        <w:gridCol w:w="1384"/>
        <w:gridCol w:w="1418"/>
        <w:gridCol w:w="6484"/>
      </w:tblGrid>
      <w:tr w:rsidR="00C4436F" w:rsidRPr="00F77C70" w14:paraId="4F3E680D" w14:textId="77777777" w:rsidTr="009C1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0CFBC58" w14:textId="77777777" w:rsidR="00C4436F" w:rsidRPr="00F77C70" w:rsidRDefault="00C4436F" w:rsidP="00C4436F">
            <w:pPr>
              <w:rPr>
                <w:lang w:val="en-US"/>
              </w:rPr>
            </w:pPr>
            <w:r w:rsidRPr="00F77C70">
              <w:rPr>
                <w:lang w:val="en-US"/>
              </w:rPr>
              <w:t>Status code</w:t>
            </w:r>
          </w:p>
        </w:tc>
        <w:tc>
          <w:tcPr>
            <w:tcW w:w="1418" w:type="dxa"/>
          </w:tcPr>
          <w:p w14:paraId="3C793836" w14:textId="77777777"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116E4AF6" w14:textId="77777777"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C4436F" w:rsidRPr="00AB1787" w14:paraId="3F0BD3E8" w14:textId="77777777" w:rsidTr="009C1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82AACC4" w14:textId="77777777" w:rsidR="00C4436F" w:rsidRPr="00F77C70" w:rsidRDefault="00C4436F" w:rsidP="00C4436F">
            <w:pPr>
              <w:rPr>
                <w:lang w:val="en-US"/>
              </w:rPr>
            </w:pPr>
            <w:r w:rsidRPr="00F77C70">
              <w:rPr>
                <w:lang w:val="en-US"/>
              </w:rPr>
              <w:t>200</w:t>
            </w:r>
          </w:p>
        </w:tc>
        <w:tc>
          <w:tcPr>
            <w:tcW w:w="1418" w:type="dxa"/>
          </w:tcPr>
          <w:p w14:paraId="0832A037" w14:textId="77777777" w:rsidR="00C4436F" w:rsidRPr="00F77C70" w:rsidRDefault="00C4436F" w:rsidP="00C4436F">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19391CA0" w14:textId="7B209F13" w:rsidR="00C4436F" w:rsidRPr="00F77C70" w:rsidRDefault="000F1166" w:rsidP="005433F5">
            <w:pPr>
              <w:cnfStyle w:val="000000100000" w:firstRow="0" w:lastRow="0" w:firstColumn="0" w:lastColumn="0" w:oddVBand="0" w:evenVBand="0" w:oddHBand="1" w:evenHBand="0" w:firstRowFirstColumn="0" w:firstRowLastColumn="0" w:lastRowFirstColumn="0" w:lastRowLastColumn="0"/>
              <w:rPr>
                <w:rFonts w:ascii="Polo" w:hAnsi="Polo"/>
                <w:color w:val="0000FF"/>
                <w:u w:val="single"/>
                <w:lang w:val="en-US"/>
              </w:rPr>
            </w:pPr>
            <w:r w:rsidRPr="00F77C70">
              <w:rPr>
                <w:lang w:val="en-US"/>
              </w:rPr>
              <w:t>See complex data type</w:t>
            </w:r>
            <w:r w:rsidR="00A46E4E">
              <w:rPr>
                <w:lang w:val="en-US"/>
              </w:rPr>
              <w:t xml:space="preserve"> </w:t>
            </w:r>
            <w:r w:rsidR="006B3B79" w:rsidRPr="00F77C70">
              <w:rPr>
                <w:lang w:val="en-US"/>
              </w:rPr>
              <w:t>"</w:t>
            </w:r>
            <w:r w:rsidR="005433F5" w:rsidRPr="00F77C70">
              <w:rPr>
                <w:lang w:val="en-US"/>
              </w:rPr>
              <w:t>product list</w:t>
            </w:r>
            <w:r w:rsidR="006B3B79" w:rsidRPr="00F77C70">
              <w:rPr>
                <w:lang w:val="en-US"/>
              </w:rPr>
              <w:t>"</w:t>
            </w:r>
          </w:p>
        </w:tc>
      </w:tr>
      <w:tr w:rsidR="007F4705" w:rsidRPr="00AB1787" w14:paraId="25113583" w14:textId="77777777" w:rsidTr="009C1C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171A3AF" w14:textId="77777777" w:rsidR="007F4705" w:rsidRPr="00F77C70" w:rsidRDefault="007F4705" w:rsidP="00C4436F">
            <w:pPr>
              <w:rPr>
                <w:lang w:val="en-US"/>
              </w:rPr>
            </w:pPr>
            <w:r w:rsidRPr="00F77C70">
              <w:rPr>
                <w:lang w:val="en-US"/>
              </w:rPr>
              <w:t>404</w:t>
            </w:r>
          </w:p>
        </w:tc>
        <w:tc>
          <w:tcPr>
            <w:tcW w:w="1418" w:type="dxa"/>
          </w:tcPr>
          <w:p w14:paraId="2FA15C8C" w14:textId="77777777" w:rsidR="007F4705" w:rsidRPr="00F77C70" w:rsidRDefault="007F4705" w:rsidP="00C4436F">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Not found</w:t>
            </w:r>
          </w:p>
        </w:tc>
        <w:tc>
          <w:tcPr>
            <w:tcW w:w="6484" w:type="dxa"/>
          </w:tcPr>
          <w:p w14:paraId="5C6836F5" w14:textId="6A5D9C5A" w:rsidR="007F4705" w:rsidRPr="00F77C70" w:rsidRDefault="007F4705" w:rsidP="003D382F">
            <w:pPr>
              <w:pStyle w:val="Beschriftung"/>
              <w:cnfStyle w:val="000000010000" w:firstRow="0" w:lastRow="0" w:firstColumn="0" w:lastColumn="0" w:oddVBand="0" w:evenVBand="0" w:oddHBand="0" w:evenHBand="1"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 xml:space="preserve">code” : </w:t>
            </w:r>
            <w:r w:rsidR="006B3B79" w:rsidRPr="00F77C70">
              <w:rPr>
                <w:b w:val="0"/>
                <w:color w:val="000000" w:themeColor="text1"/>
                <w:sz w:val="22"/>
                <w:szCs w:val="22"/>
                <w:lang w:val="en-US"/>
              </w:rPr>
              <w:t>"</w:t>
            </w:r>
            <w:r w:rsidRPr="00F77C70">
              <w:rPr>
                <w:b w:val="0"/>
                <w:color w:val="000000" w:themeColor="text1"/>
                <w:sz w:val="22"/>
                <w:szCs w:val="22"/>
                <w:lang w:val="en-US"/>
              </w:rPr>
              <w:t>ERR_PRODUCT_LIST_NOT_FOUND</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error-message</w:t>
            </w:r>
            <w:r w:rsidR="006B3B79"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No product list for provided parameters found</w:t>
            </w:r>
            <w:r w:rsidR="006B3B79" w:rsidRPr="00F77C70">
              <w:rPr>
                <w:b w:val="0"/>
                <w:color w:val="000000" w:themeColor="text1"/>
                <w:sz w:val="22"/>
                <w:szCs w:val="22"/>
                <w:lang w:val="en-US"/>
              </w:rPr>
              <w:t>"</w:t>
            </w:r>
            <w:r w:rsidRPr="00F77C70">
              <w:rPr>
                <w:b w:val="0"/>
                <w:color w:val="000000" w:themeColor="text1"/>
                <w:sz w:val="22"/>
                <w:szCs w:val="22"/>
                <w:lang w:val="en-US"/>
              </w:rPr>
              <w:br/>
              <w:t xml:space="preserve">  }</w:t>
            </w:r>
            <w:r w:rsidRPr="00F77C70">
              <w:rPr>
                <w:b w:val="0"/>
                <w:color w:val="000000" w:themeColor="text1"/>
                <w:sz w:val="22"/>
                <w:szCs w:val="22"/>
                <w:lang w:val="en-US"/>
              </w:rPr>
              <w:br/>
              <w:t>]</w:t>
            </w:r>
          </w:p>
        </w:tc>
      </w:tr>
    </w:tbl>
    <w:p w14:paraId="338FF634" w14:textId="5A5A5610" w:rsidR="00455FD8" w:rsidRPr="00F77C70" w:rsidRDefault="00455FD8" w:rsidP="003C75CD">
      <w:pPr>
        <w:pStyle w:val="berschrift4"/>
        <w:rPr>
          <w:lang w:val="en-US"/>
        </w:rPr>
      </w:pPr>
      <w:r w:rsidRPr="00F77C70">
        <w:rPr>
          <w:lang w:val="en-US"/>
        </w:rPr>
        <w:lastRenderedPageBreak/>
        <w:t>/product</w:t>
      </w:r>
    </w:p>
    <w:p w14:paraId="1FF79809" w14:textId="276E2686" w:rsidR="00BE3ED1" w:rsidRPr="00F77C70" w:rsidRDefault="00455FD8" w:rsidP="003C75CD">
      <w:pPr>
        <w:rPr>
          <w:lang w:val="en-US"/>
        </w:rPr>
      </w:pPr>
      <w:r w:rsidRPr="00F77C70">
        <w:rPr>
          <w:lang w:val="en-US"/>
        </w:rPr>
        <w:t>Retrieve a specific product</w:t>
      </w:r>
      <w:r w:rsidR="003049AD" w:rsidRPr="00F77C70">
        <w:rPr>
          <w:lang w:val="en-US"/>
        </w:rPr>
        <w:t xml:space="preserve"> depending on either the product ID or the product name.</w:t>
      </w:r>
    </w:p>
    <w:p w14:paraId="1FB09530" w14:textId="5FACC4BF" w:rsidR="00380CB6" w:rsidRPr="00F77C70" w:rsidRDefault="00380CB6" w:rsidP="00B86114">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1929"/>
        <w:gridCol w:w="3827"/>
      </w:tblGrid>
      <w:tr w:rsidR="00850967" w:rsidRPr="00F77C70" w14:paraId="3D3E4B14" w14:textId="77777777" w:rsidTr="00674764">
        <w:tc>
          <w:tcPr>
            <w:tcW w:w="3316" w:type="dxa"/>
          </w:tcPr>
          <w:p w14:paraId="47642D41" w14:textId="77777777" w:rsidR="00850967" w:rsidRPr="00F77C70" w:rsidRDefault="00850967" w:rsidP="00674764">
            <w:pPr>
              <w:rPr>
                <w:rFonts w:ascii="Polo" w:hAnsi="Polo"/>
                <w:b/>
                <w:lang w:val="en-US"/>
              </w:rPr>
            </w:pPr>
            <w:r w:rsidRPr="00F77C70">
              <w:rPr>
                <w:rFonts w:ascii="Polo" w:hAnsi="Polo"/>
                <w:b/>
                <w:lang w:val="en-US"/>
              </w:rPr>
              <w:t>Request type</w:t>
            </w:r>
          </w:p>
        </w:tc>
        <w:tc>
          <w:tcPr>
            <w:tcW w:w="1929" w:type="dxa"/>
          </w:tcPr>
          <w:p w14:paraId="6928F10D" w14:textId="77777777" w:rsidR="00850967" w:rsidRPr="00F77C70" w:rsidRDefault="00850967" w:rsidP="00674764">
            <w:pPr>
              <w:rPr>
                <w:rFonts w:ascii="Polo" w:hAnsi="Polo"/>
                <w:lang w:val="en-US"/>
              </w:rPr>
            </w:pPr>
            <w:r w:rsidRPr="00F77C70">
              <w:rPr>
                <w:rFonts w:ascii="Polo" w:hAnsi="Polo"/>
                <w:lang w:val="en-US"/>
              </w:rPr>
              <w:t xml:space="preserve">GET </w:t>
            </w:r>
          </w:p>
        </w:tc>
        <w:tc>
          <w:tcPr>
            <w:tcW w:w="3827" w:type="dxa"/>
          </w:tcPr>
          <w:p w14:paraId="62B462C7" w14:textId="77777777" w:rsidR="00850967" w:rsidRPr="00F77C70" w:rsidRDefault="00850967" w:rsidP="00674764">
            <w:pPr>
              <w:rPr>
                <w:rFonts w:ascii="Polo" w:hAnsi="Polo"/>
                <w:lang w:val="en-US"/>
              </w:rPr>
            </w:pPr>
          </w:p>
        </w:tc>
      </w:tr>
      <w:tr w:rsidR="00850967" w:rsidRPr="00F77C70" w14:paraId="691AC4CF" w14:textId="77777777" w:rsidTr="00674764">
        <w:tc>
          <w:tcPr>
            <w:tcW w:w="3316" w:type="dxa"/>
          </w:tcPr>
          <w:p w14:paraId="19D30F7E" w14:textId="77777777" w:rsidR="00850967" w:rsidRPr="00F77C70" w:rsidRDefault="00850967" w:rsidP="00674764">
            <w:pPr>
              <w:rPr>
                <w:rFonts w:ascii="Polo" w:hAnsi="Polo"/>
                <w:b/>
                <w:lang w:val="en-US"/>
              </w:rPr>
            </w:pPr>
            <w:r w:rsidRPr="00F77C70">
              <w:rPr>
                <w:rFonts w:ascii="Polo" w:hAnsi="Polo"/>
                <w:b/>
                <w:lang w:val="en-US"/>
              </w:rPr>
              <w:t>Response type</w:t>
            </w:r>
          </w:p>
        </w:tc>
        <w:tc>
          <w:tcPr>
            <w:tcW w:w="1929" w:type="dxa"/>
          </w:tcPr>
          <w:p w14:paraId="5106045A" w14:textId="77777777" w:rsidR="00850967" w:rsidRPr="00F77C70" w:rsidRDefault="00850967" w:rsidP="00674764">
            <w:pPr>
              <w:rPr>
                <w:rFonts w:ascii="Polo" w:hAnsi="Polo"/>
                <w:lang w:val="en-US"/>
              </w:rPr>
            </w:pPr>
            <w:r w:rsidRPr="00F77C70">
              <w:rPr>
                <w:rFonts w:ascii="Polo" w:hAnsi="Polo"/>
                <w:lang w:val="en-US"/>
              </w:rPr>
              <w:t>JSON</w:t>
            </w:r>
          </w:p>
        </w:tc>
        <w:tc>
          <w:tcPr>
            <w:tcW w:w="3827" w:type="dxa"/>
          </w:tcPr>
          <w:p w14:paraId="6EE1D7A5" w14:textId="77777777" w:rsidR="00850967" w:rsidRPr="00F77C70" w:rsidRDefault="00850967" w:rsidP="00674764">
            <w:pPr>
              <w:rPr>
                <w:rFonts w:ascii="Polo" w:hAnsi="Polo"/>
                <w:lang w:val="en-US"/>
              </w:rPr>
            </w:pPr>
          </w:p>
        </w:tc>
      </w:tr>
    </w:tbl>
    <w:p w14:paraId="3BFB27F9" w14:textId="77777777" w:rsidR="00850967" w:rsidRPr="00F77C70" w:rsidRDefault="00850967" w:rsidP="00B86114">
      <w:pPr>
        <w:rPr>
          <w:lang w:val="en-US"/>
        </w:rPr>
      </w:pPr>
    </w:p>
    <w:p w14:paraId="789042F2" w14:textId="61D4E23A" w:rsidR="00783440" w:rsidRPr="00F77C70" w:rsidRDefault="00850967" w:rsidP="00B86114">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BC7700" w:rsidRPr="00F77C70" w14:paraId="40D111BC" w14:textId="0BA505FB" w:rsidTr="00B86114">
        <w:tc>
          <w:tcPr>
            <w:tcW w:w="1843" w:type="dxa"/>
            <w:shd w:val="clear" w:color="auto" w:fill="D9D9D9" w:themeFill="background1" w:themeFillShade="D9"/>
          </w:tcPr>
          <w:p w14:paraId="34FF0635" w14:textId="3EF7B4F2" w:rsidR="00BC7700" w:rsidRPr="00F77C70" w:rsidRDefault="00BC7700" w:rsidP="00025B5B">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369DEA8F" w14:textId="3FE574A4" w:rsidR="00BC7700" w:rsidRPr="00F77C70" w:rsidRDefault="00BC7700" w:rsidP="00025B5B">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633C387A" w14:textId="77777777" w:rsidR="00BC7700" w:rsidRPr="00F77C70" w:rsidRDefault="00BC7700" w:rsidP="00025B5B">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184F99EF" w14:textId="45FFB12B" w:rsidR="00BC7700" w:rsidRPr="00F77C70" w:rsidRDefault="00BC7700" w:rsidP="00025B5B">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4562C55A" w14:textId="5B7E8B4C" w:rsidR="00BC7700" w:rsidRPr="00F77C70" w:rsidRDefault="00BC7700" w:rsidP="00025B5B">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54E314EC" w14:textId="582FE892" w:rsidR="00BC7700" w:rsidRPr="00F77C70" w:rsidRDefault="00BC7700" w:rsidP="00025B5B">
            <w:pPr>
              <w:spacing w:after="0"/>
              <w:rPr>
                <w:rFonts w:ascii="Polo" w:hAnsi="Polo"/>
                <w:b/>
                <w:lang w:val="en-US"/>
              </w:rPr>
            </w:pPr>
            <w:r w:rsidRPr="00F77C70">
              <w:rPr>
                <w:rFonts w:ascii="Polo" w:hAnsi="Polo"/>
                <w:b/>
                <w:lang w:val="en-US"/>
              </w:rPr>
              <w:t>Required</w:t>
            </w:r>
          </w:p>
        </w:tc>
      </w:tr>
      <w:tr w:rsidR="00BC7700" w:rsidRPr="00F77C70" w14:paraId="19E40542" w14:textId="764FCC5D" w:rsidTr="00B86114">
        <w:tc>
          <w:tcPr>
            <w:tcW w:w="1843" w:type="dxa"/>
          </w:tcPr>
          <w:p w14:paraId="3E2EBA5C" w14:textId="77777777" w:rsidR="00BC7700" w:rsidRPr="00F77C70" w:rsidRDefault="00BC7700" w:rsidP="0064455F">
            <w:pPr>
              <w:spacing w:after="0"/>
              <w:rPr>
                <w:rFonts w:ascii="Polo" w:hAnsi="Polo"/>
                <w:lang w:val="en-US"/>
              </w:rPr>
            </w:pPr>
            <w:proofErr w:type="spellStart"/>
            <w:r w:rsidRPr="00F77C70">
              <w:rPr>
                <w:rFonts w:ascii="Polo" w:hAnsi="Polo"/>
                <w:lang w:val="en-US"/>
              </w:rPr>
              <w:t>productId</w:t>
            </w:r>
            <w:proofErr w:type="spellEnd"/>
          </w:p>
        </w:tc>
        <w:tc>
          <w:tcPr>
            <w:tcW w:w="1675" w:type="dxa"/>
          </w:tcPr>
          <w:p w14:paraId="21B02D79" w14:textId="495934CC" w:rsidR="00BC7700" w:rsidRPr="00F77C70" w:rsidRDefault="00BC7700" w:rsidP="0064455F">
            <w:pPr>
              <w:spacing w:after="0"/>
              <w:rPr>
                <w:rFonts w:ascii="Polo" w:hAnsi="Polo"/>
                <w:lang w:val="en-US"/>
              </w:rPr>
            </w:pPr>
            <w:r w:rsidRPr="00F77C70">
              <w:rPr>
                <w:rFonts w:ascii="Polo" w:hAnsi="Polo"/>
                <w:lang w:val="en-US"/>
              </w:rPr>
              <w:t>EAV00_E007135 / &lt;empty&gt;</w:t>
            </w:r>
          </w:p>
        </w:tc>
        <w:tc>
          <w:tcPr>
            <w:tcW w:w="2578" w:type="dxa"/>
          </w:tcPr>
          <w:p w14:paraId="7ECD4176" w14:textId="7A5F6F39" w:rsidR="00BC7700" w:rsidRPr="00F77C70" w:rsidRDefault="00BC7700" w:rsidP="00ED4446">
            <w:pPr>
              <w:spacing w:after="0"/>
              <w:rPr>
                <w:rFonts w:ascii="Polo" w:hAnsi="Polo"/>
                <w:lang w:val="en-US"/>
              </w:rPr>
            </w:pPr>
            <w:proofErr w:type="spellStart"/>
            <w:r w:rsidRPr="00F77C70">
              <w:rPr>
                <w:rFonts w:ascii="Polo" w:hAnsi="Polo"/>
                <w:lang w:val="en-US"/>
              </w:rPr>
              <w:t>Productinformation</w:t>
            </w:r>
            <w:proofErr w:type="spellEnd"/>
            <w:r w:rsidRPr="00F77C70">
              <w:rPr>
                <w:rFonts w:ascii="Polo" w:hAnsi="Polo"/>
                <w:lang w:val="en-US"/>
              </w:rPr>
              <w:t xml:space="preserve"> identifier (only for national product displaying)</w:t>
            </w:r>
          </w:p>
        </w:tc>
        <w:tc>
          <w:tcPr>
            <w:tcW w:w="992" w:type="dxa"/>
          </w:tcPr>
          <w:p w14:paraId="23554926" w14:textId="03986763" w:rsidR="00BC7700" w:rsidRPr="00F77C70" w:rsidRDefault="004342D8" w:rsidP="0064455F">
            <w:pPr>
              <w:spacing w:after="0"/>
              <w:rPr>
                <w:rFonts w:ascii="Polo" w:hAnsi="Polo"/>
                <w:lang w:val="en-US"/>
              </w:rPr>
            </w:pPr>
            <w:r w:rsidRPr="00F77C70">
              <w:rPr>
                <w:rFonts w:ascii="Polo" w:hAnsi="Polo"/>
                <w:lang w:val="en-US"/>
              </w:rPr>
              <w:t>Query</w:t>
            </w:r>
          </w:p>
        </w:tc>
        <w:tc>
          <w:tcPr>
            <w:tcW w:w="1120" w:type="dxa"/>
          </w:tcPr>
          <w:p w14:paraId="6513386C" w14:textId="441D19C8" w:rsidR="00BC7700" w:rsidRPr="00F77C70" w:rsidRDefault="00BC7700" w:rsidP="0064455F">
            <w:pPr>
              <w:spacing w:after="0"/>
              <w:rPr>
                <w:rFonts w:ascii="Polo" w:hAnsi="Polo"/>
                <w:lang w:val="en-US"/>
              </w:rPr>
            </w:pPr>
            <w:r w:rsidRPr="00F77C70">
              <w:rPr>
                <w:rFonts w:ascii="Polo" w:hAnsi="Polo"/>
                <w:lang w:val="en-US"/>
              </w:rPr>
              <w:t>string</w:t>
            </w:r>
          </w:p>
        </w:tc>
        <w:tc>
          <w:tcPr>
            <w:tcW w:w="970" w:type="dxa"/>
          </w:tcPr>
          <w:p w14:paraId="6E60077D" w14:textId="43EF7E2C" w:rsidR="00BC7700" w:rsidRPr="00F77C70" w:rsidRDefault="00D156C4" w:rsidP="0064455F">
            <w:pPr>
              <w:spacing w:after="0"/>
              <w:rPr>
                <w:rFonts w:ascii="Polo" w:hAnsi="Polo"/>
                <w:lang w:val="en-US"/>
              </w:rPr>
            </w:pPr>
            <w:r w:rsidRPr="00F77C70">
              <w:rPr>
                <w:rFonts w:ascii="Polo" w:hAnsi="Polo"/>
                <w:lang w:val="en-US"/>
              </w:rPr>
              <w:t>X</w:t>
            </w:r>
            <w:r w:rsidR="00F867BD" w:rsidRPr="00F77C70">
              <w:rPr>
                <w:rFonts w:ascii="Polo" w:hAnsi="Polo"/>
                <w:lang w:val="en-US"/>
              </w:rPr>
              <w:t xml:space="preserve"> If not </w:t>
            </w:r>
            <w:proofErr w:type="spellStart"/>
            <w:r w:rsidR="00F867BD" w:rsidRPr="00F77C70">
              <w:rPr>
                <w:rFonts w:ascii="Polo" w:hAnsi="Polo"/>
                <w:lang w:val="en-US"/>
              </w:rPr>
              <w:t>regionalised</w:t>
            </w:r>
            <w:proofErr w:type="spellEnd"/>
          </w:p>
        </w:tc>
      </w:tr>
      <w:tr w:rsidR="00B6292A" w:rsidRPr="00F77C70" w14:paraId="203D42CF" w14:textId="77777777" w:rsidTr="00B86114">
        <w:tc>
          <w:tcPr>
            <w:tcW w:w="1843" w:type="dxa"/>
          </w:tcPr>
          <w:p w14:paraId="0FBB4236" w14:textId="18DC2DBE" w:rsidR="00B6292A" w:rsidRPr="00F77C70" w:rsidRDefault="00B6292A" w:rsidP="0064455F">
            <w:pPr>
              <w:spacing w:after="0"/>
              <w:rPr>
                <w:rFonts w:ascii="Polo" w:hAnsi="Polo"/>
                <w:lang w:val="en-US"/>
              </w:rPr>
            </w:pPr>
            <w:proofErr w:type="spellStart"/>
            <w:r w:rsidRPr="00F77C70">
              <w:rPr>
                <w:rFonts w:ascii="Polo" w:hAnsi="Polo"/>
                <w:lang w:val="en-US"/>
              </w:rPr>
              <w:t>productName</w:t>
            </w:r>
            <w:proofErr w:type="spellEnd"/>
          </w:p>
        </w:tc>
        <w:tc>
          <w:tcPr>
            <w:tcW w:w="1675" w:type="dxa"/>
          </w:tcPr>
          <w:p w14:paraId="1DE7D8A7" w14:textId="51D39801" w:rsidR="00B6292A" w:rsidRPr="00F77C70" w:rsidRDefault="00B6292A" w:rsidP="0064455F">
            <w:pPr>
              <w:spacing w:after="0"/>
              <w:rPr>
                <w:rFonts w:ascii="Polo" w:hAnsi="Polo"/>
                <w:lang w:val="en-US"/>
              </w:rPr>
            </w:pPr>
            <w:r w:rsidRPr="00F77C70">
              <w:rPr>
                <w:rFonts w:ascii="Polo" w:hAnsi="Polo"/>
                <w:lang w:val="en-US"/>
              </w:rPr>
              <w:t xml:space="preserve">E.ON </w:t>
            </w:r>
            <w:proofErr w:type="spellStart"/>
            <w:r w:rsidRPr="00F77C70">
              <w:rPr>
                <w:rFonts w:ascii="Polo" w:hAnsi="Polo"/>
                <w:lang w:val="en-US"/>
              </w:rPr>
              <w:t>DirektStrom</w:t>
            </w:r>
            <w:proofErr w:type="spellEnd"/>
          </w:p>
        </w:tc>
        <w:tc>
          <w:tcPr>
            <w:tcW w:w="2578" w:type="dxa"/>
          </w:tcPr>
          <w:p w14:paraId="626F39A2" w14:textId="7FD41D12" w:rsidR="00B6292A" w:rsidRPr="00F77C70" w:rsidRDefault="00B6292A" w:rsidP="00120346">
            <w:pPr>
              <w:spacing w:after="0"/>
              <w:rPr>
                <w:rFonts w:ascii="Polo" w:hAnsi="Polo"/>
                <w:lang w:val="en-US"/>
              </w:rPr>
            </w:pPr>
            <w:r w:rsidRPr="00F77C70">
              <w:rPr>
                <w:rFonts w:ascii="Polo" w:hAnsi="Polo"/>
                <w:lang w:val="en-US"/>
              </w:rPr>
              <w:t>Product identifier</w:t>
            </w:r>
          </w:p>
        </w:tc>
        <w:tc>
          <w:tcPr>
            <w:tcW w:w="992" w:type="dxa"/>
          </w:tcPr>
          <w:p w14:paraId="6002FA2E" w14:textId="3EE8095E" w:rsidR="00B6292A" w:rsidRPr="00F77C70" w:rsidRDefault="00B6292A" w:rsidP="0064455F">
            <w:pPr>
              <w:spacing w:after="0"/>
              <w:rPr>
                <w:rFonts w:ascii="Polo" w:hAnsi="Polo"/>
                <w:lang w:val="en-US"/>
              </w:rPr>
            </w:pPr>
            <w:r w:rsidRPr="00F77C70">
              <w:rPr>
                <w:rFonts w:ascii="Polo" w:hAnsi="Polo"/>
                <w:lang w:val="en-US"/>
              </w:rPr>
              <w:t>Query</w:t>
            </w:r>
          </w:p>
        </w:tc>
        <w:tc>
          <w:tcPr>
            <w:tcW w:w="1120" w:type="dxa"/>
          </w:tcPr>
          <w:p w14:paraId="6D4499FD" w14:textId="66BC392E" w:rsidR="00B6292A" w:rsidRPr="00F77C70" w:rsidRDefault="00B6292A" w:rsidP="0064455F">
            <w:pPr>
              <w:spacing w:after="0"/>
              <w:rPr>
                <w:rFonts w:ascii="Polo" w:hAnsi="Polo"/>
                <w:lang w:val="en-US"/>
              </w:rPr>
            </w:pPr>
            <w:r w:rsidRPr="00F77C70">
              <w:rPr>
                <w:rFonts w:ascii="Polo" w:hAnsi="Polo"/>
                <w:lang w:val="en-US"/>
              </w:rPr>
              <w:t>string</w:t>
            </w:r>
          </w:p>
        </w:tc>
        <w:tc>
          <w:tcPr>
            <w:tcW w:w="970" w:type="dxa"/>
          </w:tcPr>
          <w:p w14:paraId="7BD47299" w14:textId="6891207E" w:rsidR="00B6292A" w:rsidRPr="00F77C70" w:rsidDel="00A27682" w:rsidRDefault="00D156C4" w:rsidP="0064455F">
            <w:pPr>
              <w:spacing w:after="0"/>
              <w:rPr>
                <w:rFonts w:ascii="Polo" w:hAnsi="Polo"/>
                <w:lang w:val="en-US"/>
              </w:rPr>
            </w:pPr>
            <w:r w:rsidRPr="00F77C70">
              <w:rPr>
                <w:rFonts w:ascii="Polo" w:hAnsi="Polo"/>
                <w:lang w:val="en-US"/>
              </w:rPr>
              <w:t>X</w:t>
            </w:r>
          </w:p>
        </w:tc>
      </w:tr>
      <w:tr w:rsidR="004F5F00" w:rsidRPr="00F77C70" w14:paraId="305E69D3" w14:textId="77777777" w:rsidTr="005E56DC">
        <w:tc>
          <w:tcPr>
            <w:tcW w:w="1843" w:type="dxa"/>
          </w:tcPr>
          <w:p w14:paraId="4AF2C1B2" w14:textId="7E4B6261" w:rsidR="004F5F00" w:rsidRPr="00F77C70" w:rsidRDefault="004F5F00" w:rsidP="0064455F">
            <w:pPr>
              <w:spacing w:after="0"/>
              <w:rPr>
                <w:rFonts w:ascii="Polo" w:hAnsi="Polo"/>
                <w:lang w:val="en-US"/>
              </w:rPr>
            </w:pPr>
            <w:proofErr w:type="spellStart"/>
            <w:r w:rsidRPr="00F77C70">
              <w:rPr>
                <w:rFonts w:ascii="Polo" w:hAnsi="Polo"/>
                <w:lang w:val="en-US"/>
              </w:rPr>
              <w:t>zipCode</w:t>
            </w:r>
            <w:proofErr w:type="spellEnd"/>
          </w:p>
        </w:tc>
        <w:tc>
          <w:tcPr>
            <w:tcW w:w="1675" w:type="dxa"/>
          </w:tcPr>
          <w:p w14:paraId="5DFD9D95" w14:textId="2D9E72A8" w:rsidR="004F5F00" w:rsidRPr="00F77C70" w:rsidRDefault="004F5F00" w:rsidP="0064455F">
            <w:pPr>
              <w:spacing w:after="0"/>
              <w:rPr>
                <w:rFonts w:ascii="Polo" w:hAnsi="Polo"/>
                <w:lang w:val="en-US"/>
              </w:rPr>
            </w:pPr>
            <w:r w:rsidRPr="00F77C70">
              <w:rPr>
                <w:rFonts w:ascii="Polo" w:hAnsi="Polo"/>
                <w:lang w:val="en-US"/>
              </w:rPr>
              <w:t>12345</w:t>
            </w:r>
          </w:p>
        </w:tc>
        <w:tc>
          <w:tcPr>
            <w:tcW w:w="2578" w:type="dxa"/>
          </w:tcPr>
          <w:p w14:paraId="659347C0" w14:textId="32A16B07" w:rsidR="004F5F00" w:rsidRPr="00F77C70" w:rsidRDefault="004F5F00" w:rsidP="00ED4446">
            <w:pPr>
              <w:spacing w:after="0"/>
              <w:rPr>
                <w:rFonts w:ascii="Polo" w:hAnsi="Polo"/>
                <w:lang w:val="en-US"/>
              </w:rPr>
            </w:pPr>
            <w:r w:rsidRPr="00F77C70">
              <w:rPr>
                <w:rFonts w:ascii="Polo" w:hAnsi="Polo"/>
                <w:lang w:val="en-US"/>
              </w:rPr>
              <w:t>Zip code provided by the end-user</w:t>
            </w:r>
          </w:p>
        </w:tc>
        <w:tc>
          <w:tcPr>
            <w:tcW w:w="992" w:type="dxa"/>
          </w:tcPr>
          <w:p w14:paraId="5E347CCC" w14:textId="7593B6C5" w:rsidR="004F5F00" w:rsidRPr="00F77C70" w:rsidRDefault="004F5F00" w:rsidP="0064455F">
            <w:pPr>
              <w:spacing w:after="0"/>
              <w:rPr>
                <w:rFonts w:ascii="Polo" w:hAnsi="Polo"/>
                <w:lang w:val="en-US"/>
              </w:rPr>
            </w:pPr>
            <w:r w:rsidRPr="00F77C70">
              <w:rPr>
                <w:rFonts w:ascii="Polo" w:hAnsi="Polo"/>
                <w:lang w:val="en-US"/>
              </w:rPr>
              <w:t>Query</w:t>
            </w:r>
          </w:p>
        </w:tc>
        <w:tc>
          <w:tcPr>
            <w:tcW w:w="1120" w:type="dxa"/>
          </w:tcPr>
          <w:p w14:paraId="1EA4751A" w14:textId="3ED78B7E" w:rsidR="004F5F00" w:rsidRPr="00F77C70" w:rsidRDefault="004F5F00" w:rsidP="0064455F">
            <w:pPr>
              <w:spacing w:after="0"/>
              <w:rPr>
                <w:rFonts w:ascii="Polo" w:hAnsi="Polo"/>
                <w:lang w:val="en-US"/>
              </w:rPr>
            </w:pPr>
            <w:r w:rsidRPr="00F77C70">
              <w:rPr>
                <w:rFonts w:ascii="Polo" w:hAnsi="Polo"/>
                <w:lang w:val="en-US"/>
              </w:rPr>
              <w:t>string</w:t>
            </w:r>
          </w:p>
        </w:tc>
        <w:tc>
          <w:tcPr>
            <w:tcW w:w="970" w:type="dxa"/>
          </w:tcPr>
          <w:p w14:paraId="262D3BDE" w14:textId="24441305" w:rsidR="004F5F00" w:rsidRPr="00F77C70" w:rsidRDefault="004F5F00" w:rsidP="0064455F">
            <w:pPr>
              <w:spacing w:after="0"/>
              <w:rPr>
                <w:rFonts w:ascii="Polo" w:hAnsi="Polo"/>
                <w:lang w:val="en-US"/>
              </w:rPr>
            </w:pPr>
          </w:p>
        </w:tc>
      </w:tr>
      <w:tr w:rsidR="004F5F00" w:rsidRPr="00F77C70" w14:paraId="79DCBBA4" w14:textId="77777777" w:rsidTr="005E56DC">
        <w:tc>
          <w:tcPr>
            <w:tcW w:w="1843" w:type="dxa"/>
          </w:tcPr>
          <w:p w14:paraId="582DEE62" w14:textId="2D0A0F23" w:rsidR="004F5F00" w:rsidRPr="00F77C70" w:rsidRDefault="004F5F00" w:rsidP="0064455F">
            <w:pPr>
              <w:spacing w:after="0"/>
              <w:rPr>
                <w:rFonts w:ascii="Polo" w:hAnsi="Polo"/>
                <w:lang w:val="en-US"/>
              </w:rPr>
            </w:pPr>
            <w:r w:rsidRPr="00F77C70">
              <w:rPr>
                <w:rFonts w:ascii="Polo" w:hAnsi="Polo"/>
                <w:lang w:val="en-US"/>
              </w:rPr>
              <w:t>city</w:t>
            </w:r>
          </w:p>
        </w:tc>
        <w:tc>
          <w:tcPr>
            <w:tcW w:w="1675" w:type="dxa"/>
          </w:tcPr>
          <w:p w14:paraId="751EFD57" w14:textId="0033A535" w:rsidR="004F5F00" w:rsidRPr="00F77C70" w:rsidRDefault="006B3B79" w:rsidP="0064455F">
            <w:pPr>
              <w:spacing w:after="0"/>
              <w:rPr>
                <w:rFonts w:ascii="Polo" w:hAnsi="Polo"/>
                <w:lang w:val="en-US"/>
              </w:rPr>
            </w:pPr>
            <w:r w:rsidRPr="00F77C70">
              <w:rPr>
                <w:rFonts w:ascii="Polo" w:hAnsi="Polo"/>
                <w:lang w:val="en-US"/>
              </w:rPr>
              <w:t>"</w:t>
            </w:r>
            <w:proofErr w:type="spellStart"/>
            <w:r w:rsidR="004F5F00" w:rsidRPr="00F77C70">
              <w:rPr>
                <w:rFonts w:ascii="Polo" w:hAnsi="Polo"/>
                <w:lang w:val="en-US"/>
              </w:rPr>
              <w:t>München</w:t>
            </w:r>
            <w:proofErr w:type="spellEnd"/>
            <w:r w:rsidRPr="00F77C70">
              <w:rPr>
                <w:rFonts w:ascii="Polo" w:hAnsi="Polo"/>
                <w:lang w:val="en-US"/>
              </w:rPr>
              <w:t>"</w:t>
            </w:r>
          </w:p>
        </w:tc>
        <w:tc>
          <w:tcPr>
            <w:tcW w:w="2578" w:type="dxa"/>
          </w:tcPr>
          <w:p w14:paraId="40E9E758" w14:textId="14B25AF7" w:rsidR="004F5F00" w:rsidRPr="00F77C70" w:rsidRDefault="004F5F00" w:rsidP="00ED4446">
            <w:pPr>
              <w:spacing w:after="0"/>
              <w:rPr>
                <w:rFonts w:ascii="Polo" w:hAnsi="Polo"/>
                <w:lang w:val="en-US"/>
              </w:rPr>
            </w:pPr>
            <w:r w:rsidRPr="00F77C70">
              <w:rPr>
                <w:rFonts w:ascii="Polo" w:hAnsi="Polo"/>
                <w:lang w:val="en-US"/>
              </w:rPr>
              <w:t>In case zip code is not unique, end-user need</w:t>
            </w:r>
            <w:r w:rsidR="00342E19" w:rsidRPr="00F77C70">
              <w:rPr>
                <w:rFonts w:ascii="Polo" w:hAnsi="Polo"/>
                <w:lang w:val="en-US"/>
              </w:rPr>
              <w:t>ed</w:t>
            </w:r>
            <w:r w:rsidRPr="00F77C70">
              <w:rPr>
                <w:rFonts w:ascii="Polo" w:hAnsi="Polo"/>
                <w:lang w:val="en-US"/>
              </w:rPr>
              <w:t xml:space="preserve"> to provide the city</w:t>
            </w:r>
            <w:r w:rsidR="00342E19" w:rsidRPr="00F77C70">
              <w:rPr>
                <w:rFonts w:ascii="Polo" w:hAnsi="Polo"/>
                <w:lang w:val="en-US"/>
              </w:rPr>
              <w:t xml:space="preserve"> in the frontend</w:t>
            </w:r>
          </w:p>
        </w:tc>
        <w:tc>
          <w:tcPr>
            <w:tcW w:w="992" w:type="dxa"/>
          </w:tcPr>
          <w:p w14:paraId="685CF4CE" w14:textId="1E06D341" w:rsidR="004F5F00" w:rsidRPr="00F77C70" w:rsidRDefault="004F5F00" w:rsidP="0064455F">
            <w:pPr>
              <w:spacing w:after="0"/>
              <w:rPr>
                <w:rFonts w:ascii="Polo" w:hAnsi="Polo"/>
                <w:lang w:val="en-US"/>
              </w:rPr>
            </w:pPr>
            <w:r w:rsidRPr="00F77C70">
              <w:rPr>
                <w:rFonts w:ascii="Polo" w:hAnsi="Polo"/>
                <w:lang w:val="en-US"/>
              </w:rPr>
              <w:t>Query</w:t>
            </w:r>
          </w:p>
        </w:tc>
        <w:tc>
          <w:tcPr>
            <w:tcW w:w="1120" w:type="dxa"/>
          </w:tcPr>
          <w:p w14:paraId="51287ADF" w14:textId="06E33790" w:rsidR="004F5F00" w:rsidRPr="00F77C70" w:rsidRDefault="004F5F00" w:rsidP="0064455F">
            <w:pPr>
              <w:spacing w:after="0"/>
              <w:rPr>
                <w:rFonts w:ascii="Polo" w:hAnsi="Polo"/>
                <w:lang w:val="en-US"/>
              </w:rPr>
            </w:pPr>
            <w:r w:rsidRPr="00F77C70">
              <w:rPr>
                <w:rFonts w:ascii="Polo" w:hAnsi="Polo"/>
                <w:lang w:val="en-US"/>
              </w:rPr>
              <w:t>string</w:t>
            </w:r>
          </w:p>
        </w:tc>
        <w:tc>
          <w:tcPr>
            <w:tcW w:w="970" w:type="dxa"/>
          </w:tcPr>
          <w:p w14:paraId="18FE9667" w14:textId="758D44C2" w:rsidR="004F5F00" w:rsidRPr="00F77C70" w:rsidRDefault="006204D1" w:rsidP="0064455F">
            <w:pPr>
              <w:spacing w:after="0"/>
              <w:rPr>
                <w:rFonts w:ascii="Polo" w:hAnsi="Polo"/>
                <w:lang w:val="en-US"/>
              </w:rPr>
            </w:pPr>
            <w:r w:rsidRPr="00F77C70">
              <w:rPr>
                <w:rFonts w:ascii="Polo" w:hAnsi="Polo"/>
                <w:lang w:val="en-US"/>
              </w:rPr>
              <w:t>X</w:t>
            </w:r>
          </w:p>
        </w:tc>
      </w:tr>
      <w:tr w:rsidR="004F5F00" w:rsidRPr="00F77C70" w14:paraId="7EF9023A" w14:textId="6D589D36" w:rsidTr="00AF1FEF">
        <w:tc>
          <w:tcPr>
            <w:tcW w:w="1843" w:type="dxa"/>
          </w:tcPr>
          <w:p w14:paraId="0E05B7F6" w14:textId="77777777" w:rsidR="004F5F00" w:rsidRPr="00F77C70" w:rsidRDefault="004F5F00" w:rsidP="00025B5B">
            <w:pPr>
              <w:spacing w:after="0"/>
              <w:rPr>
                <w:rFonts w:ascii="Polo" w:hAnsi="Polo"/>
                <w:lang w:val="en-US"/>
              </w:rPr>
            </w:pPr>
            <w:proofErr w:type="spellStart"/>
            <w:r w:rsidRPr="00F77C70">
              <w:rPr>
                <w:rFonts w:ascii="Polo" w:hAnsi="Polo"/>
                <w:lang w:val="en-US"/>
              </w:rPr>
              <w:t>productType</w:t>
            </w:r>
            <w:proofErr w:type="spellEnd"/>
          </w:p>
        </w:tc>
        <w:tc>
          <w:tcPr>
            <w:tcW w:w="1675" w:type="dxa"/>
          </w:tcPr>
          <w:p w14:paraId="0C6F21CD" w14:textId="56766F8D" w:rsidR="004F5F00" w:rsidRPr="00F77C70" w:rsidRDefault="004F5F00" w:rsidP="00025B5B">
            <w:pPr>
              <w:spacing w:after="0"/>
              <w:rPr>
                <w:rFonts w:ascii="Polo" w:hAnsi="Polo"/>
                <w:lang w:val="en-US"/>
              </w:rPr>
            </w:pPr>
            <w:r w:rsidRPr="00F77C70">
              <w:rPr>
                <w:rFonts w:ascii="Polo" w:hAnsi="Polo"/>
                <w:lang w:val="en-US"/>
              </w:rPr>
              <w:t xml:space="preserve">Strom / </w:t>
            </w:r>
            <w:proofErr w:type="spellStart"/>
            <w:r w:rsidRPr="00F77C70">
              <w:rPr>
                <w:rFonts w:ascii="Polo" w:hAnsi="Polo"/>
                <w:lang w:val="en-US"/>
              </w:rPr>
              <w:t>Erdgas</w:t>
            </w:r>
            <w:proofErr w:type="spellEnd"/>
          </w:p>
        </w:tc>
        <w:tc>
          <w:tcPr>
            <w:tcW w:w="2578" w:type="dxa"/>
          </w:tcPr>
          <w:p w14:paraId="1E706940" w14:textId="2DE29FF9" w:rsidR="004F5F00" w:rsidRPr="00F77C70" w:rsidRDefault="004F5F00" w:rsidP="00025B5B">
            <w:pPr>
              <w:spacing w:after="0"/>
              <w:rPr>
                <w:rFonts w:ascii="Polo" w:hAnsi="Polo"/>
                <w:lang w:val="en-US"/>
              </w:rPr>
            </w:pPr>
            <w:r w:rsidRPr="00F77C70">
              <w:rPr>
                <w:rFonts w:ascii="Polo" w:hAnsi="Polo"/>
                <w:lang w:val="en-US"/>
              </w:rPr>
              <w:t>Type of product</w:t>
            </w:r>
          </w:p>
        </w:tc>
        <w:tc>
          <w:tcPr>
            <w:tcW w:w="992" w:type="dxa"/>
          </w:tcPr>
          <w:p w14:paraId="5982836E" w14:textId="534B9EE1" w:rsidR="004F5F00" w:rsidRPr="00F77C70" w:rsidRDefault="004F5F00" w:rsidP="00025B5B">
            <w:pPr>
              <w:spacing w:after="0"/>
              <w:rPr>
                <w:rFonts w:ascii="Polo" w:hAnsi="Polo"/>
                <w:lang w:val="en-US"/>
              </w:rPr>
            </w:pPr>
            <w:r w:rsidRPr="00F77C70">
              <w:rPr>
                <w:rFonts w:ascii="Polo" w:hAnsi="Polo"/>
                <w:lang w:val="en-US"/>
              </w:rPr>
              <w:t>Query</w:t>
            </w:r>
          </w:p>
        </w:tc>
        <w:tc>
          <w:tcPr>
            <w:tcW w:w="1120" w:type="dxa"/>
          </w:tcPr>
          <w:p w14:paraId="02580800" w14:textId="7338D885" w:rsidR="004F5F00" w:rsidRPr="00F77C70" w:rsidRDefault="004F5F00" w:rsidP="00025B5B">
            <w:pPr>
              <w:spacing w:after="0"/>
              <w:rPr>
                <w:rFonts w:ascii="Polo" w:hAnsi="Polo"/>
                <w:lang w:val="en-US"/>
              </w:rPr>
            </w:pPr>
            <w:r w:rsidRPr="00F77C70">
              <w:rPr>
                <w:rFonts w:ascii="Polo" w:hAnsi="Polo"/>
                <w:lang w:val="en-US"/>
              </w:rPr>
              <w:t>string</w:t>
            </w:r>
          </w:p>
        </w:tc>
        <w:tc>
          <w:tcPr>
            <w:tcW w:w="970" w:type="dxa"/>
          </w:tcPr>
          <w:p w14:paraId="7B940325" w14:textId="5FB9136D" w:rsidR="004F5F00" w:rsidRPr="00F77C70" w:rsidRDefault="004F5F00" w:rsidP="00025B5B">
            <w:pPr>
              <w:spacing w:after="0"/>
              <w:rPr>
                <w:rFonts w:ascii="Polo" w:hAnsi="Polo"/>
                <w:lang w:val="en-US"/>
              </w:rPr>
            </w:pPr>
            <w:r w:rsidRPr="00F77C70">
              <w:rPr>
                <w:rFonts w:ascii="Polo" w:hAnsi="Polo"/>
                <w:lang w:val="en-US"/>
              </w:rPr>
              <w:t>X</w:t>
            </w:r>
          </w:p>
        </w:tc>
      </w:tr>
      <w:tr w:rsidR="004C1BD1" w:rsidRPr="00F77C70" w14:paraId="1A4A7A09" w14:textId="78499D3F" w:rsidTr="00AF1FEF">
        <w:trPr>
          <w:trHeight w:val="275"/>
        </w:trPr>
        <w:tc>
          <w:tcPr>
            <w:tcW w:w="1843" w:type="dxa"/>
          </w:tcPr>
          <w:p w14:paraId="31D76129" w14:textId="77777777" w:rsidR="004C1BD1" w:rsidRPr="00F77C70" w:rsidRDefault="004C1BD1" w:rsidP="00025B5B">
            <w:pPr>
              <w:spacing w:after="0"/>
              <w:rPr>
                <w:rFonts w:ascii="Polo" w:hAnsi="Polo"/>
                <w:lang w:val="en-US"/>
              </w:rPr>
            </w:pPr>
            <w:r w:rsidRPr="00F77C70">
              <w:rPr>
                <w:rFonts w:ascii="Polo" w:hAnsi="Polo"/>
                <w:lang w:val="en-US"/>
              </w:rPr>
              <w:t>consumption</w:t>
            </w:r>
          </w:p>
        </w:tc>
        <w:tc>
          <w:tcPr>
            <w:tcW w:w="1675" w:type="dxa"/>
          </w:tcPr>
          <w:p w14:paraId="2EB71F90" w14:textId="5B097E8D" w:rsidR="004C1BD1" w:rsidRPr="00F77C70" w:rsidRDefault="004C1BD1" w:rsidP="00025B5B">
            <w:pPr>
              <w:spacing w:after="0"/>
              <w:rPr>
                <w:rFonts w:ascii="Polo" w:hAnsi="Polo"/>
                <w:lang w:val="en-US"/>
              </w:rPr>
            </w:pPr>
            <w:r w:rsidRPr="00F77C70">
              <w:rPr>
                <w:rFonts w:ascii="Polo" w:hAnsi="Polo"/>
                <w:lang w:val="en-US"/>
              </w:rPr>
              <w:t>3000</w:t>
            </w:r>
          </w:p>
        </w:tc>
        <w:tc>
          <w:tcPr>
            <w:tcW w:w="2578" w:type="dxa"/>
          </w:tcPr>
          <w:p w14:paraId="42429D98" w14:textId="1648D838" w:rsidR="004C1BD1" w:rsidRPr="00F77C70" w:rsidRDefault="004C1BD1" w:rsidP="00025B5B">
            <w:pPr>
              <w:spacing w:after="0"/>
              <w:rPr>
                <w:rFonts w:ascii="Polo" w:hAnsi="Polo"/>
                <w:lang w:val="en-US"/>
              </w:rPr>
            </w:pPr>
            <w:r w:rsidRPr="00F77C70">
              <w:rPr>
                <w:rFonts w:ascii="Polo" w:hAnsi="Polo"/>
                <w:lang w:val="en-US"/>
              </w:rPr>
              <w:t>The yearly consumption in kw/h as integer value</w:t>
            </w:r>
          </w:p>
        </w:tc>
        <w:tc>
          <w:tcPr>
            <w:tcW w:w="992" w:type="dxa"/>
          </w:tcPr>
          <w:p w14:paraId="10A4B899" w14:textId="3D5AA019" w:rsidR="004C1BD1" w:rsidRPr="00F77C70" w:rsidRDefault="004C1BD1" w:rsidP="00025B5B">
            <w:pPr>
              <w:spacing w:after="0"/>
              <w:rPr>
                <w:rFonts w:ascii="Polo" w:hAnsi="Polo"/>
                <w:lang w:val="en-US"/>
              </w:rPr>
            </w:pPr>
            <w:r w:rsidRPr="00F77C70">
              <w:rPr>
                <w:rFonts w:ascii="Polo" w:hAnsi="Polo"/>
                <w:lang w:val="en-US"/>
              </w:rPr>
              <w:t>Query</w:t>
            </w:r>
          </w:p>
        </w:tc>
        <w:tc>
          <w:tcPr>
            <w:tcW w:w="1120" w:type="dxa"/>
          </w:tcPr>
          <w:p w14:paraId="1BBC66DF" w14:textId="3BF39767" w:rsidR="004C1BD1" w:rsidRPr="00F77C70" w:rsidRDefault="004C1BD1" w:rsidP="00025B5B">
            <w:pPr>
              <w:spacing w:after="0"/>
              <w:rPr>
                <w:rFonts w:ascii="Polo" w:hAnsi="Polo"/>
                <w:lang w:val="en-US"/>
              </w:rPr>
            </w:pPr>
            <w:r w:rsidRPr="00F77C70">
              <w:rPr>
                <w:rFonts w:ascii="Polo" w:hAnsi="Polo"/>
                <w:lang w:val="en-US"/>
              </w:rPr>
              <w:t>number</w:t>
            </w:r>
          </w:p>
        </w:tc>
        <w:tc>
          <w:tcPr>
            <w:tcW w:w="970" w:type="dxa"/>
          </w:tcPr>
          <w:p w14:paraId="3B226F00" w14:textId="76D88028" w:rsidR="004C1BD1" w:rsidRPr="00F77C70" w:rsidRDefault="004C1BD1" w:rsidP="00025B5B">
            <w:pPr>
              <w:spacing w:after="0"/>
              <w:rPr>
                <w:rFonts w:ascii="Polo" w:hAnsi="Polo"/>
                <w:lang w:val="en-US"/>
              </w:rPr>
            </w:pPr>
            <w:r w:rsidRPr="00F77C70">
              <w:rPr>
                <w:rFonts w:ascii="Polo" w:hAnsi="Polo"/>
                <w:lang w:val="en-US"/>
              </w:rPr>
              <w:t>X</w:t>
            </w:r>
          </w:p>
        </w:tc>
      </w:tr>
      <w:tr w:rsidR="004F5F00" w:rsidRPr="00F77C70" w14:paraId="299871AD" w14:textId="3309293E" w:rsidTr="00AF1FEF">
        <w:tc>
          <w:tcPr>
            <w:tcW w:w="1843" w:type="dxa"/>
          </w:tcPr>
          <w:p w14:paraId="36386471" w14:textId="77777777" w:rsidR="004F5F00" w:rsidRPr="00F77C70" w:rsidRDefault="004F5F00" w:rsidP="00025B5B">
            <w:pPr>
              <w:spacing w:after="0"/>
              <w:rPr>
                <w:rFonts w:ascii="Polo" w:hAnsi="Polo"/>
                <w:lang w:val="en-US"/>
              </w:rPr>
            </w:pPr>
            <w:proofErr w:type="spellStart"/>
            <w:r w:rsidRPr="00F77C70">
              <w:rPr>
                <w:rFonts w:ascii="Polo" w:hAnsi="Polo"/>
                <w:lang w:val="en-US"/>
              </w:rPr>
              <w:t>customerType</w:t>
            </w:r>
            <w:proofErr w:type="spellEnd"/>
          </w:p>
        </w:tc>
        <w:tc>
          <w:tcPr>
            <w:tcW w:w="1675" w:type="dxa"/>
          </w:tcPr>
          <w:p w14:paraId="2C720D3B" w14:textId="59E134FC" w:rsidR="004F5F00" w:rsidRPr="00F77C70" w:rsidRDefault="004F5F00" w:rsidP="00025B5B">
            <w:pPr>
              <w:spacing w:after="0"/>
              <w:rPr>
                <w:rFonts w:ascii="Polo" w:hAnsi="Polo"/>
                <w:lang w:val="en-US"/>
              </w:rPr>
            </w:pPr>
            <w:proofErr w:type="spellStart"/>
            <w:r w:rsidRPr="00F77C70">
              <w:rPr>
                <w:rFonts w:ascii="Polo" w:hAnsi="Polo"/>
                <w:lang w:val="en-US"/>
              </w:rPr>
              <w:t>pk</w:t>
            </w:r>
            <w:proofErr w:type="spellEnd"/>
            <w:r w:rsidRPr="00F77C70">
              <w:rPr>
                <w:rFonts w:ascii="Polo" w:hAnsi="Polo"/>
                <w:lang w:val="en-US"/>
              </w:rPr>
              <w:t xml:space="preserve"> / </w:t>
            </w:r>
            <w:proofErr w:type="spellStart"/>
            <w:r w:rsidRPr="00F77C70">
              <w:rPr>
                <w:rFonts w:ascii="Polo" w:hAnsi="Polo"/>
                <w:lang w:val="en-US"/>
              </w:rPr>
              <w:t>gw</w:t>
            </w:r>
            <w:proofErr w:type="spellEnd"/>
          </w:p>
        </w:tc>
        <w:tc>
          <w:tcPr>
            <w:tcW w:w="2578" w:type="dxa"/>
          </w:tcPr>
          <w:p w14:paraId="2E726388" w14:textId="58AFAF1A" w:rsidR="004F5F00" w:rsidRPr="00F77C70" w:rsidRDefault="004F5F00" w:rsidP="00025B5B">
            <w:pPr>
              <w:spacing w:after="0"/>
              <w:rPr>
                <w:rFonts w:ascii="Polo" w:hAnsi="Polo"/>
                <w:lang w:val="en-US"/>
              </w:rPr>
            </w:pPr>
            <w:r w:rsidRPr="00F77C70">
              <w:rPr>
                <w:rFonts w:ascii="Polo" w:hAnsi="Polo"/>
                <w:lang w:val="en-US"/>
              </w:rPr>
              <w:t>Private customer or small business customer</w:t>
            </w:r>
          </w:p>
        </w:tc>
        <w:tc>
          <w:tcPr>
            <w:tcW w:w="992" w:type="dxa"/>
          </w:tcPr>
          <w:p w14:paraId="75611CBD" w14:textId="2FBA8BA7" w:rsidR="004F5F00" w:rsidRPr="00F77C70" w:rsidRDefault="004F5F00" w:rsidP="00025B5B">
            <w:pPr>
              <w:spacing w:after="0"/>
              <w:rPr>
                <w:rFonts w:ascii="Polo" w:hAnsi="Polo"/>
                <w:lang w:val="en-US"/>
              </w:rPr>
            </w:pPr>
            <w:r w:rsidRPr="00F77C70">
              <w:rPr>
                <w:rFonts w:ascii="Polo" w:hAnsi="Polo"/>
                <w:lang w:val="en-US"/>
              </w:rPr>
              <w:t>Query</w:t>
            </w:r>
          </w:p>
        </w:tc>
        <w:tc>
          <w:tcPr>
            <w:tcW w:w="1120" w:type="dxa"/>
          </w:tcPr>
          <w:p w14:paraId="4DDE5277" w14:textId="6F45BC57" w:rsidR="004F5F00" w:rsidRPr="00F77C70" w:rsidRDefault="004F5F00" w:rsidP="00025B5B">
            <w:pPr>
              <w:spacing w:after="0"/>
              <w:rPr>
                <w:rFonts w:ascii="Polo" w:hAnsi="Polo"/>
                <w:lang w:val="en-US"/>
              </w:rPr>
            </w:pPr>
            <w:r w:rsidRPr="00F77C70">
              <w:rPr>
                <w:rFonts w:ascii="Polo" w:hAnsi="Polo"/>
                <w:lang w:val="en-US"/>
              </w:rPr>
              <w:t>string</w:t>
            </w:r>
          </w:p>
        </w:tc>
        <w:tc>
          <w:tcPr>
            <w:tcW w:w="970" w:type="dxa"/>
          </w:tcPr>
          <w:p w14:paraId="01800BFD" w14:textId="6AB97DD5" w:rsidR="004F5F00" w:rsidRPr="00F77C70" w:rsidRDefault="004F5F00" w:rsidP="00025B5B">
            <w:pPr>
              <w:spacing w:after="0"/>
              <w:rPr>
                <w:rFonts w:ascii="Polo" w:hAnsi="Polo"/>
                <w:lang w:val="en-US"/>
              </w:rPr>
            </w:pPr>
            <w:r w:rsidRPr="00F77C70">
              <w:rPr>
                <w:rFonts w:ascii="Polo" w:hAnsi="Polo"/>
                <w:lang w:val="en-US"/>
              </w:rPr>
              <w:t>X</w:t>
            </w:r>
          </w:p>
        </w:tc>
      </w:tr>
      <w:tr w:rsidR="004F5F00" w:rsidRPr="00F77C70" w14:paraId="743C8B6F" w14:textId="2858A1EF" w:rsidTr="00AF1FEF">
        <w:tc>
          <w:tcPr>
            <w:tcW w:w="1843" w:type="dxa"/>
          </w:tcPr>
          <w:p w14:paraId="584DCCCB" w14:textId="26460794" w:rsidR="004F5F00" w:rsidRPr="00F77C70" w:rsidRDefault="00486E79" w:rsidP="00025B5B">
            <w:pPr>
              <w:spacing w:after="0"/>
              <w:rPr>
                <w:rFonts w:ascii="Polo" w:hAnsi="Polo"/>
                <w:lang w:val="en-US"/>
              </w:rPr>
            </w:pPr>
            <w:proofErr w:type="spellStart"/>
            <w:r w:rsidRPr="00F77C70">
              <w:rPr>
                <w:rFonts w:ascii="Polo" w:hAnsi="Polo"/>
                <w:lang w:val="en-US"/>
              </w:rPr>
              <w:t>tariffType</w:t>
            </w:r>
            <w:proofErr w:type="spellEnd"/>
          </w:p>
        </w:tc>
        <w:tc>
          <w:tcPr>
            <w:tcW w:w="1675" w:type="dxa"/>
          </w:tcPr>
          <w:p w14:paraId="3BB66482" w14:textId="1F0EC406" w:rsidR="004F5F00" w:rsidRPr="00F77C70" w:rsidRDefault="00486E79" w:rsidP="00025B5B">
            <w:pPr>
              <w:spacing w:after="0"/>
              <w:rPr>
                <w:rFonts w:ascii="Polo" w:hAnsi="Polo"/>
                <w:lang w:val="en-US"/>
              </w:rPr>
            </w:pPr>
            <w:r w:rsidRPr="00F77C70">
              <w:rPr>
                <w:rFonts w:ascii="Polo" w:hAnsi="Polo"/>
                <w:lang w:val="en-US"/>
              </w:rPr>
              <w:t xml:space="preserve">et / </w:t>
            </w:r>
            <w:proofErr w:type="spellStart"/>
            <w:r w:rsidRPr="00F77C70">
              <w:rPr>
                <w:rFonts w:ascii="Polo" w:hAnsi="Polo"/>
                <w:lang w:val="en-US"/>
              </w:rPr>
              <w:t>dt</w:t>
            </w:r>
            <w:proofErr w:type="spellEnd"/>
          </w:p>
        </w:tc>
        <w:tc>
          <w:tcPr>
            <w:tcW w:w="2578" w:type="dxa"/>
          </w:tcPr>
          <w:p w14:paraId="5F3AA41E" w14:textId="66DD64F0" w:rsidR="004F5F00" w:rsidRPr="00F77C70" w:rsidRDefault="004F5F00" w:rsidP="00025B5B">
            <w:pPr>
              <w:spacing w:after="0"/>
              <w:rPr>
                <w:rFonts w:ascii="Polo" w:hAnsi="Polo"/>
                <w:lang w:val="en-US"/>
              </w:rPr>
            </w:pPr>
            <w:r w:rsidRPr="00F77C70">
              <w:rPr>
                <w:rFonts w:ascii="Polo" w:hAnsi="Polo"/>
                <w:lang w:val="en-US"/>
              </w:rPr>
              <w:t>Single tariff or double tariff</w:t>
            </w:r>
          </w:p>
        </w:tc>
        <w:tc>
          <w:tcPr>
            <w:tcW w:w="992" w:type="dxa"/>
          </w:tcPr>
          <w:p w14:paraId="67B70B62" w14:textId="228C52EC" w:rsidR="004F5F00" w:rsidRPr="00F77C70" w:rsidRDefault="004F5F00" w:rsidP="00025B5B">
            <w:pPr>
              <w:spacing w:after="0"/>
              <w:rPr>
                <w:rFonts w:ascii="Polo" w:hAnsi="Polo"/>
                <w:lang w:val="en-US"/>
              </w:rPr>
            </w:pPr>
            <w:r w:rsidRPr="00F77C70">
              <w:rPr>
                <w:rFonts w:ascii="Polo" w:hAnsi="Polo"/>
                <w:lang w:val="en-US"/>
              </w:rPr>
              <w:t>Query</w:t>
            </w:r>
          </w:p>
        </w:tc>
        <w:tc>
          <w:tcPr>
            <w:tcW w:w="1120" w:type="dxa"/>
          </w:tcPr>
          <w:p w14:paraId="798D8EFB" w14:textId="6157526F" w:rsidR="004F5F00" w:rsidRPr="00F77C70" w:rsidRDefault="004F5F00" w:rsidP="00025B5B">
            <w:pPr>
              <w:spacing w:after="0"/>
              <w:rPr>
                <w:rFonts w:ascii="Polo" w:hAnsi="Polo"/>
                <w:lang w:val="en-US"/>
              </w:rPr>
            </w:pPr>
            <w:r w:rsidRPr="00F77C70">
              <w:rPr>
                <w:rFonts w:ascii="Polo" w:hAnsi="Polo"/>
                <w:lang w:val="en-US"/>
              </w:rPr>
              <w:t>string</w:t>
            </w:r>
          </w:p>
        </w:tc>
        <w:tc>
          <w:tcPr>
            <w:tcW w:w="970" w:type="dxa"/>
          </w:tcPr>
          <w:p w14:paraId="6B490A11" w14:textId="0BD60649" w:rsidR="004F5F00" w:rsidRPr="00F77C70" w:rsidRDefault="004F5F00" w:rsidP="00025B5B">
            <w:pPr>
              <w:spacing w:after="0"/>
              <w:rPr>
                <w:rFonts w:ascii="Polo" w:hAnsi="Polo"/>
                <w:lang w:val="en-US"/>
              </w:rPr>
            </w:pPr>
            <w:r w:rsidRPr="00F77C70">
              <w:rPr>
                <w:rFonts w:ascii="Polo" w:hAnsi="Polo"/>
                <w:lang w:val="en-US"/>
              </w:rPr>
              <w:t>X</w:t>
            </w:r>
          </w:p>
        </w:tc>
      </w:tr>
      <w:tr w:rsidR="004F5F00" w:rsidRPr="00F77C70" w14:paraId="6BCCE032" w14:textId="6C141503" w:rsidTr="00AF1FEF">
        <w:tc>
          <w:tcPr>
            <w:tcW w:w="1843" w:type="dxa"/>
          </w:tcPr>
          <w:p w14:paraId="51BE238D" w14:textId="77777777" w:rsidR="004F5F00" w:rsidRPr="00F77C70" w:rsidRDefault="004F5F00" w:rsidP="00025B5B">
            <w:pPr>
              <w:spacing w:after="0"/>
              <w:rPr>
                <w:rFonts w:ascii="Polo" w:hAnsi="Polo"/>
                <w:lang w:val="en-US"/>
              </w:rPr>
            </w:pPr>
            <w:proofErr w:type="spellStart"/>
            <w:r w:rsidRPr="00F77C70">
              <w:rPr>
                <w:rFonts w:ascii="Polo" w:hAnsi="Polo"/>
                <w:lang w:val="en-US"/>
              </w:rPr>
              <w:t>percentNt</w:t>
            </w:r>
            <w:proofErr w:type="spellEnd"/>
          </w:p>
        </w:tc>
        <w:tc>
          <w:tcPr>
            <w:tcW w:w="1675" w:type="dxa"/>
          </w:tcPr>
          <w:p w14:paraId="53828618" w14:textId="77777777" w:rsidR="004F5F00" w:rsidRPr="00F77C70" w:rsidRDefault="004F5F00" w:rsidP="00674764">
            <w:pPr>
              <w:spacing w:after="0"/>
              <w:rPr>
                <w:rFonts w:ascii="Polo" w:hAnsi="Polo"/>
                <w:lang w:val="en-US"/>
              </w:rPr>
            </w:pPr>
            <w:r w:rsidRPr="00F77C70">
              <w:rPr>
                <w:rFonts w:ascii="Polo" w:hAnsi="Polo"/>
                <w:lang w:val="en-US"/>
              </w:rPr>
              <w:t>Default: 0</w:t>
            </w:r>
          </w:p>
          <w:p w14:paraId="0666A660" w14:textId="039B8C87" w:rsidR="004F5F00" w:rsidRPr="00F77C70" w:rsidRDefault="004C1BD1" w:rsidP="00025B5B">
            <w:pPr>
              <w:spacing w:after="0"/>
              <w:rPr>
                <w:rFonts w:ascii="Polo" w:hAnsi="Polo"/>
                <w:lang w:val="en-US"/>
              </w:rPr>
            </w:pPr>
            <w:r w:rsidRPr="00F77C70">
              <w:rPr>
                <w:rFonts w:ascii="Polo" w:hAnsi="Polo"/>
                <w:lang w:val="en-US"/>
              </w:rPr>
              <w:t>Example</w:t>
            </w:r>
            <w:r w:rsidR="004F5F00" w:rsidRPr="00F77C70">
              <w:rPr>
                <w:rFonts w:ascii="Polo" w:hAnsi="Polo"/>
                <w:lang w:val="en-US"/>
              </w:rPr>
              <w:t>: 0.55</w:t>
            </w:r>
          </w:p>
        </w:tc>
        <w:tc>
          <w:tcPr>
            <w:tcW w:w="2578" w:type="dxa"/>
          </w:tcPr>
          <w:p w14:paraId="2B0975A9" w14:textId="56764BFD" w:rsidR="004F5F00" w:rsidRPr="00F77C70" w:rsidRDefault="004F5F00" w:rsidP="00025B5B">
            <w:pPr>
              <w:spacing w:after="0"/>
              <w:rPr>
                <w:rFonts w:ascii="Polo" w:hAnsi="Polo"/>
                <w:lang w:val="en-US"/>
              </w:rPr>
            </w:pPr>
            <w:r w:rsidRPr="00F77C70">
              <w:rPr>
                <w:rFonts w:ascii="Polo" w:hAnsi="Polo"/>
                <w:lang w:val="en-US"/>
              </w:rPr>
              <w:t>Percentage of low tariff</w:t>
            </w:r>
          </w:p>
        </w:tc>
        <w:tc>
          <w:tcPr>
            <w:tcW w:w="992" w:type="dxa"/>
          </w:tcPr>
          <w:p w14:paraId="31FA5648" w14:textId="539A0726" w:rsidR="004F5F00" w:rsidRPr="00F77C70" w:rsidRDefault="004F5F00" w:rsidP="00025B5B">
            <w:pPr>
              <w:spacing w:after="0"/>
              <w:rPr>
                <w:rFonts w:ascii="Polo" w:hAnsi="Polo"/>
                <w:lang w:val="en-US"/>
              </w:rPr>
            </w:pPr>
            <w:r w:rsidRPr="00F77C70">
              <w:rPr>
                <w:rFonts w:ascii="Polo" w:hAnsi="Polo"/>
                <w:lang w:val="en-US"/>
              </w:rPr>
              <w:t>Query</w:t>
            </w:r>
          </w:p>
        </w:tc>
        <w:tc>
          <w:tcPr>
            <w:tcW w:w="1120" w:type="dxa"/>
          </w:tcPr>
          <w:p w14:paraId="649BE524" w14:textId="39E6FE87" w:rsidR="004F5F00" w:rsidRPr="00F77C70" w:rsidRDefault="004F5F00" w:rsidP="00025B5B">
            <w:pPr>
              <w:spacing w:after="0"/>
              <w:rPr>
                <w:rFonts w:ascii="Polo" w:hAnsi="Polo"/>
                <w:lang w:val="en-US"/>
              </w:rPr>
            </w:pPr>
            <w:r w:rsidRPr="00F77C70">
              <w:rPr>
                <w:rFonts w:ascii="Polo" w:hAnsi="Polo"/>
                <w:lang w:val="en-US"/>
              </w:rPr>
              <w:t>number</w:t>
            </w:r>
          </w:p>
        </w:tc>
        <w:tc>
          <w:tcPr>
            <w:tcW w:w="970" w:type="dxa"/>
          </w:tcPr>
          <w:p w14:paraId="59770CCC" w14:textId="77777777" w:rsidR="004F5F00" w:rsidRPr="00F77C70" w:rsidRDefault="004F5F00" w:rsidP="00025B5B">
            <w:pPr>
              <w:spacing w:after="0"/>
              <w:rPr>
                <w:rFonts w:ascii="Polo" w:hAnsi="Polo"/>
                <w:lang w:val="en-US"/>
              </w:rPr>
            </w:pPr>
          </w:p>
        </w:tc>
      </w:tr>
      <w:tr w:rsidR="004F5F00" w:rsidRPr="00F77C70" w14:paraId="27CEA8E8" w14:textId="4732DFED" w:rsidTr="00AF1FEF">
        <w:trPr>
          <w:trHeight w:val="1360"/>
        </w:trPr>
        <w:tc>
          <w:tcPr>
            <w:tcW w:w="1843" w:type="dxa"/>
          </w:tcPr>
          <w:p w14:paraId="2DC1C86A" w14:textId="77777777" w:rsidR="004F5F00" w:rsidRPr="00F77C70" w:rsidRDefault="004F5F00" w:rsidP="00025B5B">
            <w:pPr>
              <w:spacing w:after="0"/>
              <w:rPr>
                <w:rFonts w:ascii="Polo" w:hAnsi="Polo"/>
                <w:lang w:val="en-US"/>
              </w:rPr>
            </w:pPr>
            <w:proofErr w:type="spellStart"/>
            <w:r w:rsidRPr="00F77C70">
              <w:rPr>
                <w:rFonts w:ascii="Polo" w:hAnsi="Polo"/>
                <w:lang w:val="en-US"/>
              </w:rPr>
              <w:lastRenderedPageBreak/>
              <w:t>signedCustomer</w:t>
            </w:r>
            <w:proofErr w:type="spellEnd"/>
          </w:p>
        </w:tc>
        <w:tc>
          <w:tcPr>
            <w:tcW w:w="1675" w:type="dxa"/>
          </w:tcPr>
          <w:p w14:paraId="48572C4B" w14:textId="77777777" w:rsidR="004F5F00" w:rsidRPr="00F77C70" w:rsidRDefault="004F5F00" w:rsidP="00674764">
            <w:pPr>
              <w:spacing w:after="0"/>
              <w:rPr>
                <w:rFonts w:ascii="Polo" w:hAnsi="Polo"/>
                <w:lang w:val="en-US"/>
              </w:rPr>
            </w:pPr>
            <w:r w:rsidRPr="00F77C70">
              <w:rPr>
                <w:rFonts w:ascii="Polo" w:hAnsi="Polo"/>
                <w:lang w:val="en-US"/>
              </w:rPr>
              <w:t>true (signed customers) / false (new customers, default)</w:t>
            </w:r>
          </w:p>
          <w:p w14:paraId="7E3253DC" w14:textId="0B863F58" w:rsidR="004F5F00" w:rsidRPr="00F77C70" w:rsidRDefault="004F5F00" w:rsidP="00025B5B">
            <w:pPr>
              <w:spacing w:after="0"/>
              <w:rPr>
                <w:rFonts w:ascii="Polo" w:hAnsi="Polo"/>
                <w:lang w:val="en-US"/>
              </w:rPr>
            </w:pPr>
          </w:p>
        </w:tc>
        <w:tc>
          <w:tcPr>
            <w:tcW w:w="2578" w:type="dxa"/>
          </w:tcPr>
          <w:p w14:paraId="6BC81874" w14:textId="342DE184" w:rsidR="004F5F00" w:rsidRPr="00F77C70" w:rsidRDefault="004F5F00" w:rsidP="00025B5B">
            <w:pPr>
              <w:spacing w:after="0"/>
              <w:rPr>
                <w:rFonts w:ascii="Polo" w:hAnsi="Polo"/>
                <w:lang w:val="en-US"/>
              </w:rPr>
            </w:pPr>
            <w:r w:rsidRPr="00F77C70">
              <w:rPr>
                <w:rFonts w:ascii="Polo" w:hAnsi="Polo"/>
                <w:lang w:val="en-US"/>
              </w:rPr>
              <w:t>Calculate prices for perspective new or signed customers, via CMS is possible</w:t>
            </w:r>
          </w:p>
        </w:tc>
        <w:tc>
          <w:tcPr>
            <w:tcW w:w="992" w:type="dxa"/>
          </w:tcPr>
          <w:p w14:paraId="375A8C8C" w14:textId="00D434DB" w:rsidR="004F5F00" w:rsidRPr="00F77C70" w:rsidRDefault="004F5F00" w:rsidP="00025B5B">
            <w:pPr>
              <w:spacing w:after="0"/>
              <w:rPr>
                <w:rFonts w:ascii="Polo" w:hAnsi="Polo"/>
                <w:lang w:val="en-US"/>
              </w:rPr>
            </w:pPr>
            <w:r w:rsidRPr="00F77C70">
              <w:rPr>
                <w:rFonts w:ascii="Polo" w:hAnsi="Polo"/>
                <w:lang w:val="en-US"/>
              </w:rPr>
              <w:t>Query</w:t>
            </w:r>
          </w:p>
        </w:tc>
        <w:tc>
          <w:tcPr>
            <w:tcW w:w="1120" w:type="dxa"/>
          </w:tcPr>
          <w:p w14:paraId="18C12D6F" w14:textId="6BD6E20F" w:rsidR="004F5F00" w:rsidRPr="00F77C70" w:rsidRDefault="004F5F00" w:rsidP="00025B5B">
            <w:pPr>
              <w:spacing w:after="0"/>
              <w:rPr>
                <w:rFonts w:ascii="Polo" w:hAnsi="Polo"/>
                <w:lang w:val="en-US"/>
              </w:rPr>
            </w:pPr>
            <w:proofErr w:type="spellStart"/>
            <w:r w:rsidRPr="00F77C70">
              <w:rPr>
                <w:rFonts w:ascii="Polo" w:hAnsi="Polo"/>
                <w:lang w:val="en-US"/>
              </w:rPr>
              <w:t>boolean</w:t>
            </w:r>
            <w:proofErr w:type="spellEnd"/>
          </w:p>
        </w:tc>
        <w:tc>
          <w:tcPr>
            <w:tcW w:w="970" w:type="dxa"/>
          </w:tcPr>
          <w:p w14:paraId="05C55D92" w14:textId="77777777" w:rsidR="004F5F00" w:rsidRPr="00F77C70" w:rsidRDefault="004F5F00" w:rsidP="00025B5B">
            <w:pPr>
              <w:spacing w:after="0"/>
              <w:rPr>
                <w:rFonts w:ascii="Polo" w:hAnsi="Polo"/>
                <w:lang w:val="en-US"/>
              </w:rPr>
            </w:pPr>
          </w:p>
        </w:tc>
      </w:tr>
    </w:tbl>
    <w:p w14:paraId="3E32A226" w14:textId="34139B64" w:rsidR="005C4EAF" w:rsidRPr="00F77C70" w:rsidRDefault="00305657" w:rsidP="00305657">
      <w:pPr>
        <w:pStyle w:val="Beschriftung"/>
        <w:rPr>
          <w:rFonts w:ascii="Polo" w:hAnsi="Polo"/>
          <w:color w:val="000000" w:themeColor="text1"/>
          <w:lang w:val="en-US"/>
        </w:rPr>
      </w:pPr>
      <w:r w:rsidRPr="00F77C70">
        <w:rPr>
          <w:color w:val="000000" w:themeColor="text1"/>
          <w:lang w:val="en-US"/>
        </w:rPr>
        <w:t xml:space="preserve">Table </w:t>
      </w:r>
      <w:r w:rsidR="006B3135" w:rsidRPr="00F77C70">
        <w:rPr>
          <w:color w:val="000000" w:themeColor="text1"/>
          <w:lang w:val="en-US"/>
        </w:rPr>
        <w:fldChar w:fldCharType="begin"/>
      </w:r>
      <w:r w:rsidRPr="00F77C70">
        <w:rPr>
          <w:color w:val="000000" w:themeColor="text1"/>
          <w:lang w:val="en-US"/>
        </w:rPr>
        <w:instrText xml:space="preserve"> SEQ Table \* ARABIC </w:instrText>
      </w:r>
      <w:r w:rsidR="006B3135" w:rsidRPr="00F77C70">
        <w:rPr>
          <w:color w:val="000000" w:themeColor="text1"/>
          <w:lang w:val="en-US"/>
        </w:rPr>
        <w:fldChar w:fldCharType="separate"/>
      </w:r>
      <w:r w:rsidR="0033004E">
        <w:rPr>
          <w:noProof/>
          <w:color w:val="000000" w:themeColor="text1"/>
          <w:lang w:val="en-US"/>
        </w:rPr>
        <w:t>6</w:t>
      </w:r>
      <w:r w:rsidR="006B3135" w:rsidRPr="00F77C70">
        <w:rPr>
          <w:color w:val="000000" w:themeColor="text1"/>
          <w:lang w:val="en-US"/>
        </w:rPr>
        <w:fldChar w:fldCharType="end"/>
      </w:r>
      <w:r w:rsidRPr="00F77C70">
        <w:rPr>
          <w:color w:val="000000" w:themeColor="text1"/>
          <w:lang w:val="en-US"/>
        </w:rPr>
        <w:t xml:space="preserve"> - Input parameters for service </w:t>
      </w:r>
      <w:r w:rsidR="004C1BD1" w:rsidRPr="00F77C70">
        <w:rPr>
          <w:color w:val="000000" w:themeColor="text1"/>
          <w:lang w:val="en-US"/>
        </w:rPr>
        <w:t>products</w:t>
      </w:r>
      <w:proofErr w:type="gramStart"/>
      <w:r w:rsidR="004C1BD1" w:rsidRPr="00F77C70">
        <w:rPr>
          <w:color w:val="000000" w:themeColor="text1"/>
          <w:lang w:val="en-US"/>
        </w:rPr>
        <w:t>/{</w:t>
      </w:r>
      <w:proofErr w:type="spellStart"/>
      <w:proofErr w:type="gramEnd"/>
      <w:r w:rsidR="004C1BD1" w:rsidRPr="00F77C70">
        <w:rPr>
          <w:color w:val="000000" w:themeColor="text1"/>
          <w:lang w:val="en-US"/>
        </w:rPr>
        <w:t>productId</w:t>
      </w:r>
      <w:proofErr w:type="spellEnd"/>
      <w:r w:rsidR="004C1BD1" w:rsidRPr="00F77C70">
        <w:rPr>
          <w:color w:val="000000" w:themeColor="text1"/>
          <w:lang w:val="en-US"/>
        </w:rPr>
        <w:t>}</w:t>
      </w:r>
    </w:p>
    <w:p w14:paraId="2E931F59" w14:textId="23C1B754" w:rsidR="009C1CB8" w:rsidRPr="00F77C70" w:rsidRDefault="009C1CB8" w:rsidP="00AF1FEF">
      <w:pPr>
        <w:pStyle w:val="berschrift5"/>
        <w:rPr>
          <w:lang w:val="en-US"/>
        </w:rPr>
      </w:pPr>
      <w:r w:rsidRPr="00F77C70">
        <w:rPr>
          <w:lang w:val="en-US"/>
        </w:rPr>
        <w:t>Example request</w:t>
      </w:r>
    </w:p>
    <w:p w14:paraId="64278BEC" w14:textId="694F8A61" w:rsidR="00B009E6" w:rsidRPr="00F77C70" w:rsidRDefault="009C1CB8" w:rsidP="00B009E6">
      <w:pPr>
        <w:rPr>
          <w:lang w:val="en-US"/>
        </w:rPr>
      </w:pPr>
      <w:proofErr w:type="gramStart"/>
      <w:r w:rsidRPr="00F77C70">
        <w:rPr>
          <w:lang w:val="en-US"/>
        </w:rPr>
        <w:t>GET /product</w:t>
      </w:r>
      <w:r w:rsidR="0027154D">
        <w:rPr>
          <w:lang w:val="en-US"/>
        </w:rPr>
        <w:t>?</w:t>
      </w:r>
      <w:proofErr w:type="gramEnd"/>
      <w:r w:rsidR="0027154D" w:rsidRPr="00F77C70" w:rsidDel="00D36E22">
        <w:rPr>
          <w:lang w:val="en-US"/>
        </w:rPr>
        <w:t xml:space="preserve"> </w:t>
      </w:r>
      <w:proofErr w:type="gramStart"/>
      <w:r w:rsidR="00805211" w:rsidRPr="00F77C70">
        <w:rPr>
          <w:lang w:val="en-US"/>
        </w:rPr>
        <w:t>productId</w:t>
      </w:r>
      <w:r w:rsidR="0027154D">
        <w:rPr>
          <w:lang w:val="en-US"/>
        </w:rPr>
        <w:t>=</w:t>
      </w:r>
      <w:proofErr w:type="gramEnd"/>
      <w:r w:rsidR="00805211" w:rsidRPr="00F77C70">
        <w:rPr>
          <w:lang w:val="en-US"/>
        </w:rPr>
        <w:t>EAV00_E007135</w:t>
      </w:r>
      <w:r w:rsidR="0027154D">
        <w:rPr>
          <w:lang w:val="en-US"/>
        </w:rPr>
        <w:t>&amp;</w:t>
      </w:r>
      <w:r w:rsidRPr="00F77C70">
        <w:rPr>
          <w:lang w:val="en-US"/>
        </w:rPr>
        <w:t>productType</w:t>
      </w:r>
      <w:r w:rsidR="0027154D">
        <w:rPr>
          <w:lang w:val="en-US"/>
        </w:rPr>
        <w:t>=</w:t>
      </w:r>
      <w:r w:rsidRPr="00F77C70">
        <w:rPr>
          <w:lang w:val="en-US"/>
        </w:rPr>
        <w:t>Strom</w:t>
      </w:r>
      <w:r w:rsidR="0027154D">
        <w:rPr>
          <w:lang w:val="en-US"/>
        </w:rPr>
        <w:t>&amp;</w:t>
      </w:r>
      <w:r w:rsidRPr="00F77C70">
        <w:rPr>
          <w:lang w:val="en-US"/>
        </w:rPr>
        <w:t>consumption</w:t>
      </w:r>
      <w:r w:rsidR="0027154D">
        <w:rPr>
          <w:lang w:val="en-US"/>
        </w:rPr>
        <w:t>=</w:t>
      </w:r>
      <w:r w:rsidRPr="00F77C70">
        <w:rPr>
          <w:lang w:val="en-US"/>
        </w:rPr>
        <w:t>15000</w:t>
      </w:r>
      <w:r w:rsidR="0027154D">
        <w:rPr>
          <w:lang w:val="en-US"/>
        </w:rPr>
        <w:t>&amp;</w:t>
      </w:r>
      <w:r w:rsidRPr="00F77C70">
        <w:rPr>
          <w:lang w:val="en-US"/>
        </w:rPr>
        <w:t>customerType</w:t>
      </w:r>
      <w:r w:rsidR="0027154D">
        <w:rPr>
          <w:lang w:val="en-US"/>
        </w:rPr>
        <w:t>=</w:t>
      </w:r>
      <w:r w:rsidRPr="00F77C70">
        <w:rPr>
          <w:lang w:val="en-US"/>
        </w:rPr>
        <w:t>pk</w:t>
      </w:r>
      <w:r w:rsidR="0027154D">
        <w:rPr>
          <w:lang w:val="en-US"/>
        </w:rPr>
        <w:t>&amp;</w:t>
      </w:r>
      <w:r w:rsidR="00486E79" w:rsidRPr="00F77C70">
        <w:rPr>
          <w:lang w:val="en-US"/>
        </w:rPr>
        <w:t>tariffType</w:t>
      </w:r>
      <w:r w:rsidR="0027154D">
        <w:rPr>
          <w:lang w:val="en-US"/>
        </w:rPr>
        <w:t>=</w:t>
      </w:r>
      <w:r w:rsidR="00486E79" w:rsidRPr="00F77C70">
        <w:rPr>
          <w:lang w:val="en-US"/>
        </w:rPr>
        <w:t>et</w:t>
      </w:r>
      <w:r w:rsidR="0027154D">
        <w:rPr>
          <w:lang w:val="en-US"/>
        </w:rPr>
        <w:t>&amp;</w:t>
      </w:r>
      <w:r w:rsidRPr="00F77C70">
        <w:rPr>
          <w:lang w:val="en-US"/>
        </w:rPr>
        <w:t>percentNT</w:t>
      </w:r>
      <w:r w:rsidR="0027154D">
        <w:rPr>
          <w:lang w:val="en-US"/>
        </w:rPr>
        <w:t>=</w:t>
      </w:r>
      <w:r w:rsidRPr="00F77C70">
        <w:rPr>
          <w:lang w:val="en-US"/>
        </w:rPr>
        <w:t>0.55</w:t>
      </w:r>
      <w:r w:rsidR="0027154D">
        <w:rPr>
          <w:lang w:val="en-US"/>
        </w:rPr>
        <w:t>&amp;</w:t>
      </w:r>
      <w:r w:rsidRPr="00F77C70">
        <w:rPr>
          <w:lang w:val="en-US"/>
        </w:rPr>
        <w:t>signedCustomer</w:t>
      </w:r>
      <w:r w:rsidR="0027154D">
        <w:rPr>
          <w:lang w:val="en-US"/>
        </w:rPr>
        <w:t>=</w:t>
      </w:r>
      <w:r w:rsidRPr="00F77C70">
        <w:rPr>
          <w:lang w:val="en-US"/>
        </w:rPr>
        <w:t>false</w:t>
      </w:r>
      <w:r w:rsidR="00B009E6" w:rsidRPr="00F77C70">
        <w:rPr>
          <w:lang w:val="en-US"/>
        </w:rPr>
        <w:br/>
        <w:t>GET /product</w:t>
      </w:r>
      <w:r w:rsidR="0027154D">
        <w:rPr>
          <w:lang w:val="en-US"/>
        </w:rPr>
        <w:t>?</w:t>
      </w:r>
      <w:r w:rsidR="0027154D" w:rsidRPr="00F77C70" w:rsidDel="00D36E22">
        <w:rPr>
          <w:lang w:val="en-US"/>
        </w:rPr>
        <w:t xml:space="preserve"> </w:t>
      </w:r>
      <w:proofErr w:type="gramStart"/>
      <w:r w:rsidR="00B009E6" w:rsidRPr="00F77C70">
        <w:rPr>
          <w:lang w:val="en-US"/>
        </w:rPr>
        <w:t>productName</w:t>
      </w:r>
      <w:r w:rsidR="0027154D">
        <w:rPr>
          <w:lang w:val="en-US"/>
        </w:rPr>
        <w:t>=</w:t>
      </w:r>
      <w:proofErr w:type="gramEnd"/>
      <w:r w:rsidR="00B009E6" w:rsidRPr="00F77C70">
        <w:rPr>
          <w:lang w:val="en-US"/>
        </w:rPr>
        <w:t>E.ON+%C3%96koStrom</w:t>
      </w:r>
      <w:r w:rsidR="0027154D">
        <w:rPr>
          <w:lang w:val="en-US"/>
        </w:rPr>
        <w:t>&amp;</w:t>
      </w:r>
      <w:r w:rsidR="00B009E6" w:rsidRPr="00F77C70">
        <w:rPr>
          <w:lang w:val="en-US"/>
        </w:rPr>
        <w:t>zipCode</w:t>
      </w:r>
      <w:r w:rsidR="0027154D">
        <w:rPr>
          <w:lang w:val="en-US"/>
        </w:rPr>
        <w:t>=</w:t>
      </w:r>
      <w:r w:rsidR="00B009E6" w:rsidRPr="00F77C70">
        <w:rPr>
          <w:lang w:val="en-US"/>
        </w:rPr>
        <w:t>80634</w:t>
      </w:r>
      <w:r w:rsidR="0027154D">
        <w:rPr>
          <w:lang w:val="en-US"/>
        </w:rPr>
        <w:t>&amp;</w:t>
      </w:r>
      <w:r w:rsidR="00B009E6" w:rsidRPr="00F77C70">
        <w:rPr>
          <w:lang w:val="en-US"/>
        </w:rPr>
        <w:t>productType</w:t>
      </w:r>
      <w:r w:rsidR="0027154D">
        <w:rPr>
          <w:lang w:val="en-US"/>
        </w:rPr>
        <w:t>=</w:t>
      </w:r>
      <w:r w:rsidR="00B009E6" w:rsidRPr="00F77C70">
        <w:rPr>
          <w:lang w:val="en-US"/>
        </w:rPr>
        <w:t>Strom</w:t>
      </w:r>
      <w:r w:rsidR="0027154D">
        <w:rPr>
          <w:lang w:val="en-US"/>
        </w:rPr>
        <w:t>&amp;</w:t>
      </w:r>
      <w:r w:rsidR="00B009E6" w:rsidRPr="00F77C70">
        <w:rPr>
          <w:lang w:val="en-US"/>
        </w:rPr>
        <w:t>consumption</w:t>
      </w:r>
      <w:r w:rsidR="0027154D">
        <w:rPr>
          <w:lang w:val="en-US"/>
        </w:rPr>
        <w:t>=</w:t>
      </w:r>
      <w:r w:rsidR="00B009E6" w:rsidRPr="00F77C70">
        <w:rPr>
          <w:lang w:val="en-US"/>
        </w:rPr>
        <w:t>15000</w:t>
      </w:r>
      <w:r w:rsidR="0027154D">
        <w:rPr>
          <w:lang w:val="en-US"/>
        </w:rPr>
        <w:t>&amp;</w:t>
      </w:r>
      <w:r w:rsidR="00B009E6" w:rsidRPr="00F77C70">
        <w:rPr>
          <w:lang w:val="en-US"/>
        </w:rPr>
        <w:t>customerType</w:t>
      </w:r>
      <w:r w:rsidR="0027154D">
        <w:rPr>
          <w:lang w:val="en-US"/>
        </w:rPr>
        <w:t>=</w:t>
      </w:r>
      <w:r w:rsidR="00B009E6" w:rsidRPr="00F77C70">
        <w:rPr>
          <w:lang w:val="en-US"/>
        </w:rPr>
        <w:t>pk</w:t>
      </w:r>
      <w:r w:rsidR="0027154D">
        <w:rPr>
          <w:lang w:val="en-US"/>
        </w:rPr>
        <w:t>&amp;</w:t>
      </w:r>
      <w:r w:rsidR="00B009E6" w:rsidRPr="00F77C70">
        <w:rPr>
          <w:lang w:val="en-US"/>
        </w:rPr>
        <w:t>tariffType</w:t>
      </w:r>
      <w:r w:rsidR="0027154D">
        <w:rPr>
          <w:lang w:val="en-US"/>
        </w:rPr>
        <w:t>=</w:t>
      </w:r>
      <w:r w:rsidR="00B009E6" w:rsidRPr="00F77C70">
        <w:rPr>
          <w:lang w:val="en-US"/>
        </w:rPr>
        <w:t>et</w:t>
      </w:r>
      <w:r w:rsidR="0027154D">
        <w:rPr>
          <w:lang w:val="en-US"/>
        </w:rPr>
        <w:t>&amp;</w:t>
      </w:r>
      <w:r w:rsidR="0027154D" w:rsidRPr="00F77C70">
        <w:rPr>
          <w:lang w:val="en-US"/>
        </w:rPr>
        <w:t>percentN</w:t>
      </w:r>
      <w:r w:rsidR="0027154D">
        <w:rPr>
          <w:lang w:val="en-US"/>
        </w:rPr>
        <w:t>t=</w:t>
      </w:r>
      <w:r w:rsidR="00B009E6" w:rsidRPr="00F77C70">
        <w:rPr>
          <w:lang w:val="en-US"/>
        </w:rPr>
        <w:t>0.55</w:t>
      </w:r>
      <w:r w:rsidR="0027154D">
        <w:rPr>
          <w:lang w:val="en-US"/>
        </w:rPr>
        <w:t>&amp;</w:t>
      </w:r>
      <w:r w:rsidR="00B009E6" w:rsidRPr="00F77C70">
        <w:rPr>
          <w:lang w:val="en-US"/>
        </w:rPr>
        <w:t>signedCustomer</w:t>
      </w:r>
      <w:r w:rsidR="0027154D">
        <w:rPr>
          <w:lang w:val="en-US"/>
        </w:rPr>
        <w:t>=</w:t>
      </w:r>
      <w:r w:rsidR="00B009E6" w:rsidRPr="00F77C70">
        <w:rPr>
          <w:lang w:val="en-US"/>
        </w:rPr>
        <w:t>false</w:t>
      </w:r>
    </w:p>
    <w:p w14:paraId="23B04894" w14:textId="163563F4" w:rsidR="00C4436F" w:rsidRPr="00F77C70" w:rsidRDefault="00C4436F" w:rsidP="00AF1FEF">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C4436F" w:rsidRPr="00F77C70" w14:paraId="3E3DCBCB" w14:textId="77777777" w:rsidTr="00AF1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7443B9" w14:textId="77777777" w:rsidR="00C4436F" w:rsidRPr="00F77C70" w:rsidRDefault="00C4436F" w:rsidP="00C4436F">
            <w:pPr>
              <w:rPr>
                <w:lang w:val="en-US"/>
              </w:rPr>
            </w:pPr>
            <w:r w:rsidRPr="00F77C70">
              <w:rPr>
                <w:lang w:val="en-US"/>
              </w:rPr>
              <w:t>Status code</w:t>
            </w:r>
          </w:p>
        </w:tc>
        <w:tc>
          <w:tcPr>
            <w:tcW w:w="1418" w:type="dxa"/>
          </w:tcPr>
          <w:p w14:paraId="7856E912" w14:textId="77777777"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393841B7" w14:textId="77777777"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C4436F" w:rsidRPr="00F77C70" w14:paraId="7948B8C6" w14:textId="77777777" w:rsidTr="00AF1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3BFFB11" w14:textId="77777777" w:rsidR="00C4436F" w:rsidRPr="00F77C70" w:rsidRDefault="00C4436F" w:rsidP="00C4436F">
            <w:pPr>
              <w:rPr>
                <w:lang w:val="en-US"/>
              </w:rPr>
            </w:pPr>
            <w:r w:rsidRPr="00F77C70">
              <w:rPr>
                <w:lang w:val="en-US"/>
              </w:rPr>
              <w:t>200</w:t>
            </w:r>
          </w:p>
        </w:tc>
        <w:tc>
          <w:tcPr>
            <w:tcW w:w="1418" w:type="dxa"/>
          </w:tcPr>
          <w:p w14:paraId="570FB096" w14:textId="77777777" w:rsidR="00C4436F" w:rsidRPr="00F77C70" w:rsidRDefault="00C4436F" w:rsidP="00C4436F">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0FF65C89" w14:textId="6943E38C" w:rsidR="00C4436F" w:rsidRPr="00F77C70" w:rsidRDefault="00790ADB" w:rsidP="00A35627">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See</w:t>
            </w:r>
            <w:r w:rsidR="005433F5" w:rsidRPr="00F77C70">
              <w:rPr>
                <w:lang w:val="en-US"/>
              </w:rPr>
              <w:t xml:space="preserve"> complex type </w:t>
            </w:r>
            <w:r w:rsidR="006B3B79" w:rsidRPr="00F77C70">
              <w:rPr>
                <w:lang w:val="en-US"/>
              </w:rPr>
              <w:t>"</w:t>
            </w:r>
            <w:proofErr w:type="spellStart"/>
            <w:r w:rsidR="00A35627" w:rsidRPr="00F77C70">
              <w:rPr>
                <w:lang w:val="en-US"/>
              </w:rPr>
              <w:t>ProductAdvisor</w:t>
            </w:r>
            <w:proofErr w:type="spellEnd"/>
            <w:r w:rsidR="006B3B79" w:rsidRPr="00F77C70">
              <w:rPr>
                <w:lang w:val="en-US"/>
              </w:rPr>
              <w:t>"</w:t>
            </w:r>
          </w:p>
        </w:tc>
      </w:tr>
      <w:tr w:rsidR="00C4436F" w:rsidRPr="00AB1787" w14:paraId="499498E5" w14:textId="77777777" w:rsidTr="00AF1F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802B754" w14:textId="77777777" w:rsidR="00C4436F" w:rsidRPr="00F77C70" w:rsidRDefault="00C4436F" w:rsidP="00C4436F">
            <w:pPr>
              <w:rPr>
                <w:lang w:val="en-US"/>
              </w:rPr>
            </w:pPr>
            <w:r w:rsidRPr="00F77C70">
              <w:rPr>
                <w:lang w:val="en-US"/>
              </w:rPr>
              <w:t>404</w:t>
            </w:r>
          </w:p>
        </w:tc>
        <w:tc>
          <w:tcPr>
            <w:tcW w:w="1418" w:type="dxa"/>
          </w:tcPr>
          <w:p w14:paraId="2B3FFA0B" w14:textId="77777777" w:rsidR="00C4436F" w:rsidRPr="00F77C70" w:rsidRDefault="00C4436F" w:rsidP="00C4436F">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Not found</w:t>
            </w:r>
          </w:p>
        </w:tc>
        <w:tc>
          <w:tcPr>
            <w:tcW w:w="6484" w:type="dxa"/>
          </w:tcPr>
          <w:p w14:paraId="50683A62" w14:textId="2B7C9962" w:rsidR="00C4436F" w:rsidRPr="00F77C70" w:rsidRDefault="00AA51DC" w:rsidP="003D382F">
            <w:pPr>
              <w:pStyle w:val="Beschriftung"/>
              <w:cnfStyle w:val="000000010000" w:firstRow="0" w:lastRow="0" w:firstColumn="0" w:lastColumn="0" w:oddVBand="0" w:evenVBand="0" w:oddHBand="0" w:evenHBand="1"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code</w:t>
            </w:r>
            <w:r w:rsidR="005038F4"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ERR_PRODUCT_NOT_FOUND</w:t>
            </w:r>
            <w:r w:rsidR="006B3B79" w:rsidRPr="00F77C70">
              <w:rPr>
                <w:b w:val="0"/>
                <w:color w:val="000000" w:themeColor="text1"/>
                <w:sz w:val="22"/>
                <w:szCs w:val="22"/>
                <w:lang w:val="en-US"/>
              </w:rPr>
              <w:t>"</w:t>
            </w:r>
            <w:r w:rsidR="00C4436F" w:rsidRPr="00F77C70">
              <w:rPr>
                <w:b w:val="0"/>
                <w:color w:val="000000" w:themeColor="text1"/>
                <w:sz w:val="22"/>
                <w:szCs w:val="22"/>
                <w:lang w:val="en-US"/>
              </w:rPr>
              <w:t>,</w:t>
            </w:r>
            <w:r w:rsidR="00C4436F" w:rsidRPr="00F77C70">
              <w:rPr>
                <w:b w:val="0"/>
                <w:color w:val="000000" w:themeColor="text1"/>
                <w:sz w:val="22"/>
                <w:szCs w:val="22"/>
                <w:lang w:val="en-US"/>
              </w:rPr>
              <w:br/>
            </w:r>
            <w:r w:rsidRPr="00F77C70">
              <w:rPr>
                <w:b w:val="0"/>
                <w:color w:val="000000" w:themeColor="text1"/>
                <w:sz w:val="22"/>
                <w:szCs w:val="22"/>
                <w:lang w:val="en-US"/>
              </w:rPr>
              <w:t xml:space="preserve"> </w:t>
            </w:r>
            <w:r w:rsidR="00C4436F"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00C4436F" w:rsidRPr="00F77C70">
              <w:rPr>
                <w:b w:val="0"/>
                <w:color w:val="000000" w:themeColor="text1"/>
                <w:sz w:val="22"/>
                <w:szCs w:val="22"/>
                <w:lang w:val="en-US"/>
              </w:rPr>
              <w:t>error-message</w:t>
            </w:r>
            <w:r w:rsidR="006B3B79" w:rsidRPr="00F77C70">
              <w:rPr>
                <w:b w:val="0"/>
                <w:color w:val="000000" w:themeColor="text1"/>
                <w:sz w:val="22"/>
                <w:szCs w:val="22"/>
                <w:lang w:val="en-US"/>
              </w:rPr>
              <w:t>"</w:t>
            </w:r>
            <w:r w:rsidR="00C4436F"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00C4436F" w:rsidRPr="00F77C70">
              <w:rPr>
                <w:b w:val="0"/>
                <w:color w:val="000000" w:themeColor="text1"/>
                <w:sz w:val="22"/>
                <w:szCs w:val="22"/>
                <w:lang w:val="en-US"/>
              </w:rPr>
              <w:t>No product with ID</w:t>
            </w:r>
            <w:r w:rsidR="00501C27" w:rsidRPr="00F77C70">
              <w:rPr>
                <w:b w:val="0"/>
                <w:color w:val="000000" w:themeColor="text1"/>
                <w:sz w:val="22"/>
                <w:szCs w:val="22"/>
                <w:lang w:val="en-US"/>
              </w:rPr>
              <w:t>/name</w:t>
            </w:r>
            <w:r w:rsidR="00C4436F" w:rsidRPr="00F77C70">
              <w:rPr>
                <w:b w:val="0"/>
                <w:color w:val="000000" w:themeColor="text1"/>
                <w:sz w:val="22"/>
                <w:szCs w:val="22"/>
                <w:lang w:val="en-US"/>
              </w:rPr>
              <w:t xml:space="preserve"> xyz found</w:t>
            </w:r>
            <w:r w:rsidR="006B3B79" w:rsidRPr="00F77C70">
              <w:rPr>
                <w:b w:val="0"/>
                <w:color w:val="000000" w:themeColor="text1"/>
                <w:sz w:val="22"/>
                <w:szCs w:val="22"/>
                <w:lang w:val="en-US"/>
              </w:rPr>
              <w:t>"</w:t>
            </w:r>
            <w:r w:rsidRPr="00F77C70">
              <w:rPr>
                <w:b w:val="0"/>
                <w:color w:val="000000" w:themeColor="text1"/>
                <w:sz w:val="22"/>
                <w:szCs w:val="22"/>
                <w:lang w:val="en-US"/>
              </w:rPr>
              <w:br/>
              <w:t xml:space="preserve">   }</w:t>
            </w:r>
            <w:r w:rsidRPr="00F77C70">
              <w:rPr>
                <w:b w:val="0"/>
                <w:color w:val="000000" w:themeColor="text1"/>
                <w:sz w:val="22"/>
                <w:szCs w:val="22"/>
                <w:lang w:val="en-US"/>
              </w:rPr>
              <w:br/>
              <w:t>]</w:t>
            </w:r>
          </w:p>
        </w:tc>
      </w:tr>
    </w:tbl>
    <w:p w14:paraId="25D63557" w14:textId="44834195" w:rsidR="001B7276" w:rsidRPr="00F77C70" w:rsidRDefault="001B7276" w:rsidP="00C81017">
      <w:pPr>
        <w:pStyle w:val="berschrift4"/>
        <w:tabs>
          <w:tab w:val="clear" w:pos="5401"/>
        </w:tabs>
        <w:ind w:left="851"/>
        <w:rPr>
          <w:color w:val="000000" w:themeColor="text1"/>
          <w:lang w:val="en-US"/>
        </w:rPr>
      </w:pPr>
      <w:r w:rsidRPr="00F77C70">
        <w:rPr>
          <w:color w:val="000000" w:themeColor="text1"/>
          <w:lang w:val="en-US"/>
        </w:rPr>
        <w:t>/offer</w:t>
      </w:r>
    </w:p>
    <w:p w14:paraId="14913937" w14:textId="53E1471C" w:rsidR="00A90B45" w:rsidRPr="00F77C70" w:rsidRDefault="00A90B45" w:rsidP="00D223A1">
      <w:pPr>
        <w:rPr>
          <w:lang w:val="en-US"/>
        </w:rPr>
      </w:pPr>
      <w:r w:rsidRPr="00F77C70">
        <w:rPr>
          <w:lang w:val="en-US"/>
        </w:rPr>
        <w:t xml:space="preserve">This service is used to start the process of the OVA. It fixates/freezes the current product request within the backend for the complete process of the OVA. The client receives </w:t>
      </w:r>
      <w:r w:rsidR="000022BC" w:rsidRPr="00F77C70">
        <w:rPr>
          <w:lang w:val="en-US"/>
        </w:rPr>
        <w:t>a</w:t>
      </w:r>
      <w:r w:rsidRPr="00F77C70">
        <w:rPr>
          <w:lang w:val="en-US"/>
        </w:rPr>
        <w:t xml:space="preserve"> unique token for the later requests to store contract data.</w:t>
      </w:r>
      <w:r w:rsidR="00214C11" w:rsidRPr="00F77C70">
        <w:rPr>
          <w:lang w:val="en-US"/>
        </w:rPr>
        <w:t xml:space="preserve"> Additionally, see the business requirements document, this service verifies if several legal requirements are fulfilled on the backend side. If this validation fails in the backend, it does not generate a token and prevents the OVA-process to start.</w:t>
      </w:r>
    </w:p>
    <w:p w14:paraId="70DB185B" w14:textId="21D0D870" w:rsidR="006D7D17" w:rsidRPr="00F77C70" w:rsidRDefault="006D7D17" w:rsidP="006D7D17">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43465F" w:rsidRPr="00F77C70" w14:paraId="7BFC12C1" w14:textId="77777777" w:rsidTr="000000C4">
        <w:tc>
          <w:tcPr>
            <w:tcW w:w="3316" w:type="dxa"/>
          </w:tcPr>
          <w:p w14:paraId="4C2C8365" w14:textId="77777777" w:rsidR="0043465F" w:rsidRPr="00F77C70" w:rsidRDefault="0043465F" w:rsidP="000000C4">
            <w:pPr>
              <w:rPr>
                <w:rFonts w:ascii="Polo" w:hAnsi="Polo"/>
                <w:b/>
                <w:lang w:val="en-US"/>
              </w:rPr>
            </w:pPr>
            <w:r w:rsidRPr="00F77C70">
              <w:rPr>
                <w:rFonts w:ascii="Polo" w:hAnsi="Polo"/>
                <w:b/>
                <w:lang w:val="en-US"/>
              </w:rPr>
              <w:lastRenderedPageBreak/>
              <w:t>Request type</w:t>
            </w:r>
          </w:p>
        </w:tc>
        <w:tc>
          <w:tcPr>
            <w:tcW w:w="2213" w:type="dxa"/>
          </w:tcPr>
          <w:p w14:paraId="62B9A12A" w14:textId="77777777" w:rsidR="0043465F" w:rsidRPr="00F77C70" w:rsidRDefault="0043465F" w:rsidP="000000C4">
            <w:pPr>
              <w:rPr>
                <w:rFonts w:ascii="Polo" w:hAnsi="Polo"/>
                <w:lang w:val="en-US"/>
              </w:rPr>
            </w:pPr>
            <w:r w:rsidRPr="00F77C70">
              <w:rPr>
                <w:rFonts w:ascii="Polo" w:hAnsi="Polo"/>
                <w:lang w:val="en-US"/>
              </w:rPr>
              <w:t xml:space="preserve">GET </w:t>
            </w:r>
          </w:p>
        </w:tc>
        <w:tc>
          <w:tcPr>
            <w:tcW w:w="3543" w:type="dxa"/>
          </w:tcPr>
          <w:p w14:paraId="0668C28B" w14:textId="77777777" w:rsidR="0043465F" w:rsidRPr="00F77C70" w:rsidRDefault="0043465F" w:rsidP="000000C4">
            <w:pPr>
              <w:rPr>
                <w:rFonts w:ascii="Polo" w:hAnsi="Polo"/>
                <w:lang w:val="en-US"/>
              </w:rPr>
            </w:pPr>
          </w:p>
        </w:tc>
      </w:tr>
      <w:tr w:rsidR="0043465F" w:rsidRPr="00F77C70" w14:paraId="1E398CA4" w14:textId="77777777" w:rsidTr="000000C4">
        <w:tc>
          <w:tcPr>
            <w:tcW w:w="3316" w:type="dxa"/>
          </w:tcPr>
          <w:p w14:paraId="1068622A" w14:textId="77777777" w:rsidR="0043465F" w:rsidRPr="00F77C70" w:rsidRDefault="0043465F" w:rsidP="000000C4">
            <w:pPr>
              <w:rPr>
                <w:rFonts w:ascii="Polo" w:hAnsi="Polo"/>
                <w:b/>
                <w:lang w:val="en-US"/>
              </w:rPr>
            </w:pPr>
            <w:r w:rsidRPr="00F77C70">
              <w:rPr>
                <w:rFonts w:ascii="Polo" w:hAnsi="Polo"/>
                <w:b/>
                <w:lang w:val="en-US"/>
              </w:rPr>
              <w:t>Response type</w:t>
            </w:r>
          </w:p>
        </w:tc>
        <w:tc>
          <w:tcPr>
            <w:tcW w:w="2213" w:type="dxa"/>
          </w:tcPr>
          <w:p w14:paraId="0F8A95E4" w14:textId="77777777" w:rsidR="0043465F" w:rsidRPr="00F77C70" w:rsidRDefault="0043465F" w:rsidP="000000C4">
            <w:pPr>
              <w:rPr>
                <w:rFonts w:ascii="Polo" w:hAnsi="Polo"/>
                <w:lang w:val="en-US"/>
              </w:rPr>
            </w:pPr>
            <w:r w:rsidRPr="00F77C70">
              <w:rPr>
                <w:rFonts w:ascii="Polo" w:hAnsi="Polo"/>
                <w:lang w:val="en-US"/>
              </w:rPr>
              <w:t>JSON</w:t>
            </w:r>
          </w:p>
        </w:tc>
        <w:tc>
          <w:tcPr>
            <w:tcW w:w="3543" w:type="dxa"/>
          </w:tcPr>
          <w:p w14:paraId="52A4FAE2" w14:textId="77777777" w:rsidR="0043465F" w:rsidRPr="00F77C70" w:rsidRDefault="0043465F" w:rsidP="000000C4">
            <w:pPr>
              <w:rPr>
                <w:rFonts w:ascii="Polo" w:hAnsi="Polo"/>
                <w:lang w:val="en-US"/>
              </w:rPr>
            </w:pPr>
          </w:p>
        </w:tc>
      </w:tr>
    </w:tbl>
    <w:p w14:paraId="4B1CDDD4" w14:textId="77777777" w:rsidR="006D7D17" w:rsidRPr="00F77C70" w:rsidRDefault="006D7D17" w:rsidP="006D7D17">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6D7D17" w:rsidRPr="00F77C70" w14:paraId="27A13BF9" w14:textId="77777777" w:rsidTr="004162FB">
        <w:tc>
          <w:tcPr>
            <w:tcW w:w="1843" w:type="dxa"/>
            <w:shd w:val="clear" w:color="auto" w:fill="D9D9D9" w:themeFill="background1" w:themeFillShade="D9"/>
          </w:tcPr>
          <w:p w14:paraId="2D76F8DE" w14:textId="77777777" w:rsidR="006D7D17" w:rsidRPr="00F77C70" w:rsidRDefault="006D7D17" w:rsidP="004162FB">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483627E0" w14:textId="77777777" w:rsidR="006D7D17" w:rsidRPr="00F77C70" w:rsidRDefault="006D7D17" w:rsidP="004162FB">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60A4A44D" w14:textId="77777777" w:rsidR="006D7D17" w:rsidRPr="00F77C70" w:rsidRDefault="006D7D17" w:rsidP="004162FB">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273FF557" w14:textId="77777777" w:rsidR="006D7D17" w:rsidRPr="00F77C70" w:rsidRDefault="006D7D17" w:rsidP="004162FB">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5BB3DC80" w14:textId="77777777" w:rsidR="006D7D17" w:rsidRPr="00F77C70" w:rsidRDefault="006D7D17" w:rsidP="004162FB">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1E1F08CC" w14:textId="77777777" w:rsidR="006D7D17" w:rsidRPr="00F77C70" w:rsidRDefault="006D7D17" w:rsidP="004162FB">
            <w:pPr>
              <w:spacing w:after="0"/>
              <w:rPr>
                <w:rFonts w:ascii="Polo" w:hAnsi="Polo"/>
                <w:b/>
                <w:lang w:val="en-US"/>
              </w:rPr>
            </w:pPr>
            <w:r w:rsidRPr="00F77C70">
              <w:rPr>
                <w:rFonts w:ascii="Polo" w:hAnsi="Polo"/>
                <w:b/>
                <w:lang w:val="en-US"/>
              </w:rPr>
              <w:t>Required</w:t>
            </w:r>
          </w:p>
        </w:tc>
      </w:tr>
      <w:tr w:rsidR="006D7D17" w:rsidRPr="00F77C70" w14:paraId="15AA7EE2" w14:textId="77777777" w:rsidTr="004162FB">
        <w:tc>
          <w:tcPr>
            <w:tcW w:w="1843" w:type="dxa"/>
          </w:tcPr>
          <w:p w14:paraId="1EAFC88C" w14:textId="77777777" w:rsidR="006D7D17" w:rsidRPr="00F77C70" w:rsidRDefault="006D7D17" w:rsidP="004162FB">
            <w:pPr>
              <w:spacing w:after="0"/>
              <w:rPr>
                <w:rFonts w:ascii="Polo" w:hAnsi="Polo"/>
                <w:lang w:val="en-US"/>
              </w:rPr>
            </w:pPr>
            <w:proofErr w:type="spellStart"/>
            <w:r w:rsidRPr="00F77C70">
              <w:rPr>
                <w:rFonts w:ascii="Polo" w:hAnsi="Polo"/>
                <w:lang w:val="en-US"/>
              </w:rPr>
              <w:t>zipCode</w:t>
            </w:r>
            <w:proofErr w:type="spellEnd"/>
          </w:p>
        </w:tc>
        <w:tc>
          <w:tcPr>
            <w:tcW w:w="1675" w:type="dxa"/>
          </w:tcPr>
          <w:p w14:paraId="58AD5955" w14:textId="77777777" w:rsidR="006D7D17" w:rsidRPr="00F77C70" w:rsidRDefault="006D7D17" w:rsidP="004162FB">
            <w:pPr>
              <w:spacing w:after="0"/>
              <w:rPr>
                <w:rFonts w:ascii="Polo" w:hAnsi="Polo"/>
                <w:lang w:val="en-US"/>
              </w:rPr>
            </w:pPr>
            <w:r w:rsidRPr="00F77C70">
              <w:rPr>
                <w:rFonts w:ascii="Polo" w:hAnsi="Polo"/>
                <w:lang w:val="en-US"/>
              </w:rPr>
              <w:t>12345</w:t>
            </w:r>
          </w:p>
        </w:tc>
        <w:tc>
          <w:tcPr>
            <w:tcW w:w="2578" w:type="dxa"/>
          </w:tcPr>
          <w:p w14:paraId="0D48EDBF" w14:textId="77777777" w:rsidR="006D7D17" w:rsidRPr="00F77C70" w:rsidRDefault="006D7D17" w:rsidP="004162FB">
            <w:pPr>
              <w:spacing w:after="0"/>
              <w:rPr>
                <w:rFonts w:ascii="Polo" w:hAnsi="Polo"/>
                <w:lang w:val="en-US"/>
              </w:rPr>
            </w:pPr>
            <w:r w:rsidRPr="00F77C70">
              <w:rPr>
                <w:rFonts w:ascii="Polo" w:hAnsi="Polo"/>
                <w:lang w:val="en-US"/>
              </w:rPr>
              <w:t>Zip code provided by the end-user</w:t>
            </w:r>
          </w:p>
        </w:tc>
        <w:tc>
          <w:tcPr>
            <w:tcW w:w="992" w:type="dxa"/>
          </w:tcPr>
          <w:p w14:paraId="41D56006"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31D1A364"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52760BAB" w14:textId="77777777" w:rsidR="006D7D17" w:rsidRPr="00F77C70" w:rsidRDefault="006D7D17" w:rsidP="004162FB">
            <w:pPr>
              <w:spacing w:after="0"/>
              <w:rPr>
                <w:rFonts w:ascii="Polo" w:hAnsi="Polo"/>
                <w:lang w:val="en-US"/>
              </w:rPr>
            </w:pPr>
            <w:r w:rsidRPr="00F77C70">
              <w:rPr>
                <w:rFonts w:ascii="Polo" w:hAnsi="Polo"/>
                <w:lang w:val="en-US"/>
              </w:rPr>
              <w:t>X</w:t>
            </w:r>
          </w:p>
        </w:tc>
      </w:tr>
      <w:tr w:rsidR="006D7D17" w:rsidRPr="00F77C70" w14:paraId="47166083" w14:textId="77777777" w:rsidTr="004162FB">
        <w:tc>
          <w:tcPr>
            <w:tcW w:w="1843" w:type="dxa"/>
          </w:tcPr>
          <w:p w14:paraId="48D25CD2" w14:textId="77777777" w:rsidR="006D7D17" w:rsidRPr="00F77C70" w:rsidRDefault="006D7D17" w:rsidP="004162FB">
            <w:pPr>
              <w:spacing w:after="0"/>
              <w:rPr>
                <w:rFonts w:ascii="Polo" w:hAnsi="Polo"/>
                <w:lang w:val="en-US"/>
              </w:rPr>
            </w:pPr>
            <w:r w:rsidRPr="00F77C70">
              <w:rPr>
                <w:rFonts w:ascii="Polo" w:hAnsi="Polo"/>
                <w:lang w:val="en-US"/>
              </w:rPr>
              <w:t>city</w:t>
            </w:r>
          </w:p>
        </w:tc>
        <w:tc>
          <w:tcPr>
            <w:tcW w:w="1675" w:type="dxa"/>
          </w:tcPr>
          <w:p w14:paraId="493FD162" w14:textId="7BCC93CF" w:rsidR="006D7D17" w:rsidRPr="00F77C70" w:rsidRDefault="006B3B79" w:rsidP="004162FB">
            <w:pPr>
              <w:spacing w:after="0"/>
              <w:rPr>
                <w:rFonts w:ascii="Polo" w:hAnsi="Polo"/>
                <w:lang w:val="en-US"/>
              </w:rPr>
            </w:pPr>
            <w:r w:rsidRPr="00F77C70">
              <w:rPr>
                <w:rFonts w:ascii="Polo" w:hAnsi="Polo"/>
                <w:lang w:val="en-US"/>
              </w:rPr>
              <w:t>"</w:t>
            </w:r>
            <w:proofErr w:type="spellStart"/>
            <w:r w:rsidR="006D7D17" w:rsidRPr="00F77C70">
              <w:rPr>
                <w:rFonts w:ascii="Polo" w:hAnsi="Polo"/>
                <w:lang w:val="en-US"/>
              </w:rPr>
              <w:t>München</w:t>
            </w:r>
            <w:proofErr w:type="spellEnd"/>
            <w:r w:rsidRPr="00F77C70">
              <w:rPr>
                <w:rFonts w:ascii="Polo" w:hAnsi="Polo"/>
                <w:lang w:val="en-US"/>
              </w:rPr>
              <w:t>"</w:t>
            </w:r>
          </w:p>
        </w:tc>
        <w:tc>
          <w:tcPr>
            <w:tcW w:w="2578" w:type="dxa"/>
          </w:tcPr>
          <w:p w14:paraId="3050886D" w14:textId="493FE198" w:rsidR="006D7D17" w:rsidRPr="00F77C70" w:rsidRDefault="00342E19" w:rsidP="004162FB">
            <w:pPr>
              <w:spacing w:after="0"/>
              <w:rPr>
                <w:rFonts w:ascii="Polo" w:hAnsi="Polo"/>
                <w:lang w:val="en-US"/>
              </w:rPr>
            </w:pPr>
            <w:r w:rsidRPr="00F77C70">
              <w:rPr>
                <w:rFonts w:ascii="Polo" w:hAnsi="Polo"/>
                <w:lang w:val="en-US"/>
              </w:rPr>
              <w:t>In case zip code is not unique, end-user needed to provide the city in the frontend</w:t>
            </w:r>
          </w:p>
        </w:tc>
        <w:tc>
          <w:tcPr>
            <w:tcW w:w="992" w:type="dxa"/>
          </w:tcPr>
          <w:p w14:paraId="1C8E7FB0"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21C53E5C"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26F60479" w14:textId="00E547E9" w:rsidR="006D7D17" w:rsidRPr="00F77C70" w:rsidRDefault="00533ADC" w:rsidP="004162FB">
            <w:pPr>
              <w:spacing w:after="0"/>
              <w:rPr>
                <w:rFonts w:ascii="Polo" w:hAnsi="Polo"/>
                <w:lang w:val="en-US"/>
              </w:rPr>
            </w:pPr>
            <w:r w:rsidRPr="00F77C70">
              <w:rPr>
                <w:rFonts w:ascii="Polo" w:hAnsi="Polo"/>
                <w:lang w:val="en-US"/>
              </w:rPr>
              <w:t>X</w:t>
            </w:r>
          </w:p>
        </w:tc>
      </w:tr>
      <w:tr w:rsidR="006D7D17" w:rsidRPr="00F77C70" w14:paraId="5CC980D3" w14:textId="77777777" w:rsidTr="004162FB">
        <w:tc>
          <w:tcPr>
            <w:tcW w:w="1843" w:type="dxa"/>
          </w:tcPr>
          <w:p w14:paraId="4081512A" w14:textId="77777777" w:rsidR="006D7D17" w:rsidRPr="00F77C70" w:rsidRDefault="006D7D17" w:rsidP="004162FB">
            <w:pPr>
              <w:spacing w:after="0"/>
              <w:rPr>
                <w:rFonts w:ascii="Polo" w:hAnsi="Polo"/>
                <w:lang w:val="en-US"/>
              </w:rPr>
            </w:pPr>
            <w:proofErr w:type="spellStart"/>
            <w:r w:rsidRPr="00F77C70">
              <w:rPr>
                <w:rFonts w:ascii="Polo" w:hAnsi="Polo"/>
                <w:lang w:val="en-US"/>
              </w:rPr>
              <w:t>productName</w:t>
            </w:r>
            <w:proofErr w:type="spellEnd"/>
          </w:p>
        </w:tc>
        <w:tc>
          <w:tcPr>
            <w:tcW w:w="1675" w:type="dxa"/>
          </w:tcPr>
          <w:p w14:paraId="3C138E5A" w14:textId="77777777" w:rsidR="006D7D17" w:rsidRPr="00F77C70" w:rsidRDefault="006D7D17" w:rsidP="004162FB">
            <w:pPr>
              <w:spacing w:after="0"/>
              <w:rPr>
                <w:rFonts w:ascii="Polo" w:hAnsi="Polo"/>
                <w:lang w:val="en-US"/>
              </w:rPr>
            </w:pPr>
            <w:r w:rsidRPr="00F77C70">
              <w:rPr>
                <w:rFonts w:ascii="Polo" w:hAnsi="Polo"/>
                <w:lang w:val="en-US"/>
              </w:rPr>
              <w:t xml:space="preserve">E.ON </w:t>
            </w:r>
            <w:proofErr w:type="spellStart"/>
            <w:r w:rsidRPr="00F77C70">
              <w:rPr>
                <w:rFonts w:ascii="Polo" w:hAnsi="Polo"/>
                <w:lang w:val="en-US"/>
              </w:rPr>
              <w:t>DirektStrom</w:t>
            </w:r>
            <w:proofErr w:type="spellEnd"/>
          </w:p>
        </w:tc>
        <w:tc>
          <w:tcPr>
            <w:tcW w:w="2578" w:type="dxa"/>
          </w:tcPr>
          <w:p w14:paraId="5548E138" w14:textId="77777777" w:rsidR="006D7D17" w:rsidRPr="00F77C70" w:rsidRDefault="006D7D17" w:rsidP="004162FB">
            <w:pPr>
              <w:spacing w:after="0"/>
              <w:rPr>
                <w:rFonts w:ascii="Polo" w:hAnsi="Polo"/>
                <w:lang w:val="en-US"/>
              </w:rPr>
            </w:pPr>
            <w:r w:rsidRPr="00F77C70">
              <w:rPr>
                <w:rFonts w:ascii="Polo" w:hAnsi="Polo"/>
                <w:lang w:val="en-US"/>
              </w:rPr>
              <w:t>Product identifier (all special characters will be delivered unchanged)</w:t>
            </w:r>
          </w:p>
        </w:tc>
        <w:tc>
          <w:tcPr>
            <w:tcW w:w="992" w:type="dxa"/>
          </w:tcPr>
          <w:p w14:paraId="67F508F8"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3E65F3F3"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684C93A8" w14:textId="77777777" w:rsidR="006D7D17" w:rsidRPr="00F77C70" w:rsidRDefault="006D7D17" w:rsidP="004162FB">
            <w:pPr>
              <w:spacing w:after="0"/>
              <w:rPr>
                <w:rFonts w:ascii="Polo" w:hAnsi="Polo"/>
                <w:lang w:val="en-US"/>
              </w:rPr>
            </w:pPr>
            <w:r w:rsidRPr="00F77C70">
              <w:rPr>
                <w:rFonts w:ascii="Polo" w:hAnsi="Polo"/>
                <w:lang w:val="en-US"/>
              </w:rPr>
              <w:t>X</w:t>
            </w:r>
          </w:p>
        </w:tc>
      </w:tr>
      <w:tr w:rsidR="006D7D17" w:rsidRPr="00F77C70" w14:paraId="745BE73E" w14:textId="77777777" w:rsidTr="004162FB">
        <w:tc>
          <w:tcPr>
            <w:tcW w:w="1843" w:type="dxa"/>
          </w:tcPr>
          <w:p w14:paraId="396014F7" w14:textId="77777777" w:rsidR="006D7D17" w:rsidRPr="00F77C70" w:rsidRDefault="006D7D17" w:rsidP="004162FB">
            <w:pPr>
              <w:spacing w:after="0"/>
              <w:rPr>
                <w:rFonts w:ascii="Polo" w:hAnsi="Polo"/>
                <w:lang w:val="en-US"/>
              </w:rPr>
            </w:pPr>
            <w:proofErr w:type="spellStart"/>
            <w:r w:rsidRPr="00F77C70">
              <w:rPr>
                <w:rFonts w:ascii="Polo" w:hAnsi="Polo"/>
                <w:lang w:val="en-US"/>
              </w:rPr>
              <w:t>productType</w:t>
            </w:r>
            <w:proofErr w:type="spellEnd"/>
          </w:p>
        </w:tc>
        <w:tc>
          <w:tcPr>
            <w:tcW w:w="1675" w:type="dxa"/>
          </w:tcPr>
          <w:p w14:paraId="36111A4D" w14:textId="77777777" w:rsidR="006D7D17" w:rsidRPr="00F77C70" w:rsidRDefault="006D7D17" w:rsidP="004162FB">
            <w:pPr>
              <w:spacing w:after="0"/>
              <w:rPr>
                <w:rFonts w:ascii="Polo" w:hAnsi="Polo"/>
                <w:lang w:val="en-US"/>
              </w:rPr>
            </w:pPr>
            <w:r w:rsidRPr="00F77C70">
              <w:rPr>
                <w:rFonts w:ascii="Polo" w:hAnsi="Polo"/>
                <w:lang w:val="en-US"/>
              </w:rPr>
              <w:t xml:space="preserve">Strom / </w:t>
            </w:r>
            <w:proofErr w:type="spellStart"/>
            <w:r w:rsidRPr="00F77C70">
              <w:rPr>
                <w:rFonts w:ascii="Polo" w:hAnsi="Polo"/>
                <w:lang w:val="en-US"/>
              </w:rPr>
              <w:t>Erdgas</w:t>
            </w:r>
            <w:proofErr w:type="spellEnd"/>
          </w:p>
        </w:tc>
        <w:tc>
          <w:tcPr>
            <w:tcW w:w="2578" w:type="dxa"/>
          </w:tcPr>
          <w:p w14:paraId="492ADC41" w14:textId="77777777" w:rsidR="006D7D17" w:rsidRPr="00F77C70" w:rsidRDefault="006D7D17" w:rsidP="004162FB">
            <w:pPr>
              <w:spacing w:after="0"/>
              <w:rPr>
                <w:rFonts w:ascii="Polo" w:hAnsi="Polo"/>
                <w:lang w:val="en-US"/>
              </w:rPr>
            </w:pPr>
            <w:r w:rsidRPr="00F77C70">
              <w:rPr>
                <w:rFonts w:ascii="Polo" w:hAnsi="Polo"/>
                <w:lang w:val="en-US"/>
              </w:rPr>
              <w:t>Type of product</w:t>
            </w:r>
          </w:p>
        </w:tc>
        <w:tc>
          <w:tcPr>
            <w:tcW w:w="992" w:type="dxa"/>
          </w:tcPr>
          <w:p w14:paraId="0C50931E"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0A288FC9"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5120DA1A" w14:textId="77777777" w:rsidR="006D7D17" w:rsidRPr="00F77C70" w:rsidRDefault="006D7D17" w:rsidP="004162FB">
            <w:pPr>
              <w:spacing w:after="0"/>
              <w:rPr>
                <w:rFonts w:ascii="Polo" w:hAnsi="Polo"/>
                <w:lang w:val="en-US"/>
              </w:rPr>
            </w:pPr>
            <w:r w:rsidRPr="00F77C70">
              <w:rPr>
                <w:rFonts w:ascii="Polo" w:hAnsi="Polo"/>
                <w:lang w:val="en-US"/>
              </w:rPr>
              <w:t>X</w:t>
            </w:r>
          </w:p>
        </w:tc>
      </w:tr>
      <w:tr w:rsidR="00C0614A" w:rsidRPr="00F77C70" w14:paraId="53AE73FF" w14:textId="77777777" w:rsidTr="004162FB">
        <w:trPr>
          <w:trHeight w:val="275"/>
        </w:trPr>
        <w:tc>
          <w:tcPr>
            <w:tcW w:w="1843" w:type="dxa"/>
          </w:tcPr>
          <w:p w14:paraId="04C32086" w14:textId="77777777" w:rsidR="00C0614A" w:rsidRPr="00F77C70" w:rsidRDefault="00C0614A" w:rsidP="004162FB">
            <w:pPr>
              <w:spacing w:after="0"/>
              <w:rPr>
                <w:rFonts w:ascii="Polo" w:hAnsi="Polo"/>
                <w:lang w:val="en-US"/>
              </w:rPr>
            </w:pPr>
            <w:r w:rsidRPr="00F77C70">
              <w:rPr>
                <w:rFonts w:ascii="Polo" w:hAnsi="Polo"/>
                <w:lang w:val="en-US"/>
              </w:rPr>
              <w:t>consumption</w:t>
            </w:r>
          </w:p>
        </w:tc>
        <w:tc>
          <w:tcPr>
            <w:tcW w:w="1675" w:type="dxa"/>
          </w:tcPr>
          <w:p w14:paraId="4CC376D7" w14:textId="514DE97C" w:rsidR="00C0614A" w:rsidRPr="00F77C70" w:rsidRDefault="00C0614A" w:rsidP="004162FB">
            <w:pPr>
              <w:spacing w:after="0"/>
              <w:rPr>
                <w:rFonts w:ascii="Polo" w:hAnsi="Polo"/>
                <w:lang w:val="en-US"/>
              </w:rPr>
            </w:pPr>
            <w:r w:rsidRPr="00F77C70">
              <w:rPr>
                <w:rFonts w:ascii="Polo" w:hAnsi="Polo"/>
                <w:lang w:val="en-US"/>
              </w:rPr>
              <w:t>3000</w:t>
            </w:r>
          </w:p>
        </w:tc>
        <w:tc>
          <w:tcPr>
            <w:tcW w:w="2578" w:type="dxa"/>
          </w:tcPr>
          <w:p w14:paraId="01B2FEDC" w14:textId="32BE5119" w:rsidR="00C0614A" w:rsidRPr="00F77C70" w:rsidRDefault="00C0614A" w:rsidP="0016173F">
            <w:pPr>
              <w:spacing w:after="0"/>
              <w:rPr>
                <w:rFonts w:ascii="Polo" w:hAnsi="Polo"/>
                <w:lang w:val="en-US"/>
              </w:rPr>
            </w:pPr>
            <w:r w:rsidRPr="00F77C70">
              <w:rPr>
                <w:rFonts w:ascii="Polo" w:hAnsi="Polo"/>
                <w:lang w:val="en-US"/>
              </w:rPr>
              <w:t xml:space="preserve">The yearly consumption in </w:t>
            </w:r>
            <w:r w:rsidR="0016173F" w:rsidRPr="00F77C70">
              <w:rPr>
                <w:rFonts w:ascii="Polo" w:hAnsi="Polo"/>
                <w:lang w:val="en-US"/>
              </w:rPr>
              <w:t>kWh</w:t>
            </w:r>
            <w:r w:rsidRPr="00F77C70">
              <w:rPr>
                <w:rFonts w:ascii="Polo" w:hAnsi="Polo"/>
                <w:lang w:val="en-US"/>
              </w:rPr>
              <w:t xml:space="preserve"> as integer value</w:t>
            </w:r>
          </w:p>
        </w:tc>
        <w:tc>
          <w:tcPr>
            <w:tcW w:w="992" w:type="dxa"/>
          </w:tcPr>
          <w:p w14:paraId="4AE7EEDA" w14:textId="77777777" w:rsidR="00C0614A" w:rsidRPr="00F77C70" w:rsidRDefault="00C0614A" w:rsidP="004162FB">
            <w:pPr>
              <w:spacing w:after="0"/>
              <w:rPr>
                <w:rFonts w:ascii="Polo" w:hAnsi="Polo"/>
                <w:lang w:val="en-US"/>
              </w:rPr>
            </w:pPr>
            <w:r w:rsidRPr="00F77C70">
              <w:rPr>
                <w:rFonts w:ascii="Polo" w:hAnsi="Polo"/>
                <w:lang w:val="en-US"/>
              </w:rPr>
              <w:t>Query</w:t>
            </w:r>
          </w:p>
        </w:tc>
        <w:tc>
          <w:tcPr>
            <w:tcW w:w="1120" w:type="dxa"/>
          </w:tcPr>
          <w:p w14:paraId="3EC2EC20" w14:textId="77777777" w:rsidR="00C0614A" w:rsidRPr="00F77C70" w:rsidRDefault="00C0614A" w:rsidP="004162FB">
            <w:pPr>
              <w:spacing w:after="0"/>
              <w:rPr>
                <w:rFonts w:ascii="Polo" w:hAnsi="Polo"/>
                <w:lang w:val="en-US"/>
              </w:rPr>
            </w:pPr>
            <w:r w:rsidRPr="00F77C70">
              <w:rPr>
                <w:rFonts w:ascii="Polo" w:hAnsi="Polo"/>
                <w:lang w:val="en-US"/>
              </w:rPr>
              <w:t>number</w:t>
            </w:r>
          </w:p>
        </w:tc>
        <w:tc>
          <w:tcPr>
            <w:tcW w:w="970" w:type="dxa"/>
          </w:tcPr>
          <w:p w14:paraId="56E96AAE" w14:textId="77777777" w:rsidR="00C0614A" w:rsidRPr="00F77C70" w:rsidRDefault="00C0614A" w:rsidP="004162FB">
            <w:pPr>
              <w:spacing w:after="0"/>
              <w:rPr>
                <w:rFonts w:ascii="Polo" w:hAnsi="Polo"/>
                <w:lang w:val="en-US"/>
              </w:rPr>
            </w:pPr>
            <w:r w:rsidRPr="00F77C70">
              <w:rPr>
                <w:rFonts w:ascii="Polo" w:hAnsi="Polo"/>
                <w:lang w:val="en-US"/>
              </w:rPr>
              <w:t>X</w:t>
            </w:r>
          </w:p>
        </w:tc>
      </w:tr>
      <w:tr w:rsidR="006D7D17" w:rsidRPr="00F77C70" w14:paraId="010EE167" w14:textId="77777777" w:rsidTr="004162FB">
        <w:tc>
          <w:tcPr>
            <w:tcW w:w="1843" w:type="dxa"/>
          </w:tcPr>
          <w:p w14:paraId="66A4CEDB" w14:textId="77777777" w:rsidR="006D7D17" w:rsidRPr="00F77C70" w:rsidRDefault="006D7D17" w:rsidP="004162FB">
            <w:pPr>
              <w:spacing w:after="0"/>
              <w:rPr>
                <w:rFonts w:ascii="Polo" w:hAnsi="Polo"/>
                <w:lang w:val="en-US"/>
              </w:rPr>
            </w:pPr>
            <w:proofErr w:type="spellStart"/>
            <w:r w:rsidRPr="00F77C70">
              <w:rPr>
                <w:rFonts w:ascii="Polo" w:hAnsi="Polo"/>
                <w:lang w:val="en-US"/>
              </w:rPr>
              <w:t>customerType</w:t>
            </w:r>
            <w:proofErr w:type="spellEnd"/>
          </w:p>
        </w:tc>
        <w:tc>
          <w:tcPr>
            <w:tcW w:w="1675" w:type="dxa"/>
          </w:tcPr>
          <w:p w14:paraId="5BA0A3DD" w14:textId="77777777" w:rsidR="006D7D17" w:rsidRPr="00F77C70" w:rsidRDefault="006D7D17" w:rsidP="004162FB">
            <w:pPr>
              <w:spacing w:after="0"/>
              <w:rPr>
                <w:rFonts w:ascii="Polo" w:hAnsi="Polo"/>
                <w:lang w:val="en-US"/>
              </w:rPr>
            </w:pPr>
            <w:proofErr w:type="spellStart"/>
            <w:r w:rsidRPr="00F77C70">
              <w:rPr>
                <w:rFonts w:ascii="Polo" w:hAnsi="Polo"/>
                <w:lang w:val="en-US"/>
              </w:rPr>
              <w:t>pk</w:t>
            </w:r>
            <w:proofErr w:type="spellEnd"/>
            <w:r w:rsidRPr="00F77C70">
              <w:rPr>
                <w:rFonts w:ascii="Polo" w:hAnsi="Polo"/>
                <w:lang w:val="en-US"/>
              </w:rPr>
              <w:t xml:space="preserve"> / </w:t>
            </w:r>
            <w:proofErr w:type="spellStart"/>
            <w:r w:rsidRPr="00F77C70">
              <w:rPr>
                <w:rFonts w:ascii="Polo" w:hAnsi="Polo"/>
                <w:lang w:val="en-US"/>
              </w:rPr>
              <w:t>gw</w:t>
            </w:r>
            <w:proofErr w:type="spellEnd"/>
          </w:p>
        </w:tc>
        <w:tc>
          <w:tcPr>
            <w:tcW w:w="2578" w:type="dxa"/>
          </w:tcPr>
          <w:p w14:paraId="3CBB3C3D" w14:textId="77777777" w:rsidR="006D7D17" w:rsidRPr="00F77C70" w:rsidRDefault="006D7D17" w:rsidP="004162FB">
            <w:pPr>
              <w:spacing w:after="0"/>
              <w:rPr>
                <w:rFonts w:ascii="Polo" w:hAnsi="Polo"/>
                <w:lang w:val="en-US"/>
              </w:rPr>
            </w:pPr>
            <w:r w:rsidRPr="00F77C70">
              <w:rPr>
                <w:rFonts w:ascii="Polo" w:hAnsi="Polo"/>
                <w:lang w:val="en-US"/>
              </w:rPr>
              <w:t>Private customer or small business customer</w:t>
            </w:r>
          </w:p>
        </w:tc>
        <w:tc>
          <w:tcPr>
            <w:tcW w:w="992" w:type="dxa"/>
          </w:tcPr>
          <w:p w14:paraId="7602B9A9"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61998FDD"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5B30FAB5" w14:textId="77777777" w:rsidR="006D7D17" w:rsidRPr="00F77C70" w:rsidRDefault="006D7D17" w:rsidP="004162FB">
            <w:pPr>
              <w:spacing w:after="0"/>
              <w:rPr>
                <w:rFonts w:ascii="Polo" w:hAnsi="Polo"/>
                <w:lang w:val="en-US"/>
              </w:rPr>
            </w:pPr>
            <w:r w:rsidRPr="00F77C70">
              <w:rPr>
                <w:rFonts w:ascii="Polo" w:hAnsi="Polo"/>
                <w:lang w:val="en-US"/>
              </w:rPr>
              <w:t>X</w:t>
            </w:r>
          </w:p>
        </w:tc>
      </w:tr>
      <w:tr w:rsidR="006D7D17" w:rsidRPr="00F77C70" w14:paraId="32E6849D" w14:textId="77777777" w:rsidTr="004162FB">
        <w:tc>
          <w:tcPr>
            <w:tcW w:w="1843" w:type="dxa"/>
          </w:tcPr>
          <w:p w14:paraId="32E9D242" w14:textId="7414F365" w:rsidR="006D7D17" w:rsidRPr="00F77C70" w:rsidRDefault="00867EFE" w:rsidP="004162FB">
            <w:pPr>
              <w:spacing w:after="0"/>
              <w:rPr>
                <w:rFonts w:ascii="Polo" w:hAnsi="Polo"/>
                <w:lang w:val="en-US"/>
              </w:rPr>
            </w:pPr>
            <w:proofErr w:type="spellStart"/>
            <w:r w:rsidRPr="00F77C70">
              <w:rPr>
                <w:rFonts w:ascii="Polo" w:hAnsi="Polo"/>
                <w:lang w:val="en-US"/>
              </w:rPr>
              <w:t>tariffType</w:t>
            </w:r>
            <w:proofErr w:type="spellEnd"/>
          </w:p>
        </w:tc>
        <w:tc>
          <w:tcPr>
            <w:tcW w:w="1675" w:type="dxa"/>
          </w:tcPr>
          <w:p w14:paraId="4F33FD67" w14:textId="3FEF308B" w:rsidR="006D7D17" w:rsidRPr="00F77C70" w:rsidRDefault="00867EFE" w:rsidP="00867EFE">
            <w:pPr>
              <w:spacing w:after="0"/>
              <w:rPr>
                <w:rFonts w:ascii="Polo" w:hAnsi="Polo"/>
                <w:lang w:val="en-US"/>
              </w:rPr>
            </w:pPr>
            <w:r w:rsidRPr="00F77C70">
              <w:rPr>
                <w:rFonts w:ascii="Polo" w:hAnsi="Polo"/>
                <w:lang w:val="en-US"/>
              </w:rPr>
              <w:t>et</w:t>
            </w:r>
            <w:r w:rsidR="006D7D17" w:rsidRPr="00F77C70">
              <w:rPr>
                <w:rFonts w:ascii="Polo" w:hAnsi="Polo"/>
                <w:lang w:val="en-US"/>
              </w:rPr>
              <w:t xml:space="preserve"> / </w:t>
            </w:r>
            <w:proofErr w:type="spellStart"/>
            <w:r w:rsidRPr="00F77C70">
              <w:rPr>
                <w:rFonts w:ascii="Polo" w:hAnsi="Polo"/>
                <w:lang w:val="en-US"/>
              </w:rPr>
              <w:t>dt</w:t>
            </w:r>
            <w:proofErr w:type="spellEnd"/>
          </w:p>
        </w:tc>
        <w:tc>
          <w:tcPr>
            <w:tcW w:w="2578" w:type="dxa"/>
          </w:tcPr>
          <w:p w14:paraId="188D2C14" w14:textId="77777777" w:rsidR="006D7D17" w:rsidRPr="00F77C70" w:rsidRDefault="006D7D17" w:rsidP="004162FB">
            <w:pPr>
              <w:spacing w:after="0"/>
              <w:rPr>
                <w:rFonts w:ascii="Polo" w:hAnsi="Polo"/>
                <w:lang w:val="en-US"/>
              </w:rPr>
            </w:pPr>
            <w:r w:rsidRPr="00F77C70">
              <w:rPr>
                <w:rFonts w:ascii="Polo" w:hAnsi="Polo"/>
                <w:lang w:val="en-US"/>
              </w:rPr>
              <w:t>Single tariff or double tariff</w:t>
            </w:r>
          </w:p>
        </w:tc>
        <w:tc>
          <w:tcPr>
            <w:tcW w:w="992" w:type="dxa"/>
          </w:tcPr>
          <w:p w14:paraId="7AE0BA5A"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1A5A0CA7" w14:textId="77777777" w:rsidR="006D7D17" w:rsidRPr="00F77C70" w:rsidRDefault="006D7D17" w:rsidP="004162FB">
            <w:pPr>
              <w:spacing w:after="0"/>
              <w:rPr>
                <w:rFonts w:ascii="Polo" w:hAnsi="Polo"/>
                <w:lang w:val="en-US"/>
              </w:rPr>
            </w:pPr>
            <w:r w:rsidRPr="00F77C70">
              <w:rPr>
                <w:rFonts w:ascii="Polo" w:hAnsi="Polo"/>
                <w:lang w:val="en-US"/>
              </w:rPr>
              <w:t>string</w:t>
            </w:r>
          </w:p>
        </w:tc>
        <w:tc>
          <w:tcPr>
            <w:tcW w:w="970" w:type="dxa"/>
          </w:tcPr>
          <w:p w14:paraId="0BA4232F" w14:textId="77777777" w:rsidR="006D7D17" w:rsidRPr="00F77C70" w:rsidRDefault="006D7D17" w:rsidP="004162FB">
            <w:pPr>
              <w:spacing w:after="0"/>
              <w:rPr>
                <w:rFonts w:ascii="Polo" w:hAnsi="Polo"/>
                <w:lang w:val="en-US"/>
              </w:rPr>
            </w:pPr>
            <w:r w:rsidRPr="00F77C70">
              <w:rPr>
                <w:rFonts w:ascii="Polo" w:hAnsi="Polo"/>
                <w:lang w:val="en-US"/>
              </w:rPr>
              <w:t>X</w:t>
            </w:r>
          </w:p>
        </w:tc>
      </w:tr>
      <w:tr w:rsidR="0095087E" w:rsidRPr="00F77C70" w14:paraId="6878B63A" w14:textId="77777777" w:rsidTr="004162FB">
        <w:tc>
          <w:tcPr>
            <w:tcW w:w="1843" w:type="dxa"/>
          </w:tcPr>
          <w:p w14:paraId="0872A8CA" w14:textId="79F3AD54" w:rsidR="0095087E" w:rsidRPr="00F77C70" w:rsidRDefault="0095087E" w:rsidP="004162FB">
            <w:pPr>
              <w:spacing w:after="0"/>
              <w:rPr>
                <w:rFonts w:ascii="Polo" w:hAnsi="Polo"/>
                <w:lang w:val="en-US"/>
              </w:rPr>
            </w:pPr>
            <w:proofErr w:type="spellStart"/>
            <w:r w:rsidRPr="00F77C70">
              <w:rPr>
                <w:rFonts w:ascii="Polo" w:hAnsi="Polo"/>
                <w:lang w:val="en-US"/>
              </w:rPr>
              <w:t>gridOperator</w:t>
            </w:r>
            <w:proofErr w:type="spellEnd"/>
          </w:p>
        </w:tc>
        <w:tc>
          <w:tcPr>
            <w:tcW w:w="1675" w:type="dxa"/>
          </w:tcPr>
          <w:p w14:paraId="31C2086D" w14:textId="144D5CB0" w:rsidR="0095087E" w:rsidRPr="00F77C70" w:rsidRDefault="0095087E" w:rsidP="00867EFE">
            <w:pPr>
              <w:spacing w:after="0"/>
              <w:rPr>
                <w:rFonts w:ascii="Polo" w:hAnsi="Polo"/>
                <w:lang w:val="en-US"/>
              </w:rPr>
            </w:pPr>
            <w:proofErr w:type="spellStart"/>
            <w:r w:rsidRPr="00F77C70">
              <w:rPr>
                <w:rFonts w:ascii="Polo" w:hAnsi="Polo"/>
                <w:lang w:val="en-US"/>
              </w:rPr>
              <w:t>Bayernwerk</w:t>
            </w:r>
            <w:proofErr w:type="spellEnd"/>
            <w:r w:rsidRPr="00F77C70">
              <w:rPr>
                <w:rFonts w:ascii="Polo" w:hAnsi="Polo"/>
                <w:lang w:val="en-US"/>
              </w:rPr>
              <w:t xml:space="preserve"> AG</w:t>
            </w:r>
          </w:p>
        </w:tc>
        <w:tc>
          <w:tcPr>
            <w:tcW w:w="2578" w:type="dxa"/>
          </w:tcPr>
          <w:p w14:paraId="7BCA1C87" w14:textId="76E99870" w:rsidR="0095087E" w:rsidRPr="00F77C70" w:rsidRDefault="0095087E" w:rsidP="004162FB">
            <w:pPr>
              <w:spacing w:after="0"/>
              <w:rPr>
                <w:rFonts w:ascii="Polo" w:hAnsi="Polo"/>
                <w:lang w:val="en-US"/>
              </w:rPr>
            </w:pPr>
            <w:r w:rsidRPr="00F77C70">
              <w:rPr>
                <w:rFonts w:ascii="Polo" w:hAnsi="Polo"/>
                <w:lang w:val="en-US"/>
              </w:rPr>
              <w:t xml:space="preserve">Grid operator selected by the user for product "E.ON </w:t>
            </w:r>
            <w:proofErr w:type="spellStart"/>
            <w:r w:rsidRPr="00F77C70">
              <w:rPr>
                <w:rFonts w:ascii="Polo" w:hAnsi="Polo"/>
                <w:lang w:val="en-US"/>
              </w:rPr>
              <w:t>ProfiStrom</w:t>
            </w:r>
            <w:proofErr w:type="spellEnd"/>
            <w:r w:rsidRPr="00F77C70">
              <w:rPr>
                <w:rFonts w:ascii="Polo" w:hAnsi="Polo"/>
                <w:lang w:val="en-US"/>
              </w:rPr>
              <w:t xml:space="preserve"> </w:t>
            </w:r>
            <w:proofErr w:type="spellStart"/>
            <w:r w:rsidRPr="00F77C70">
              <w:rPr>
                <w:rFonts w:ascii="Polo" w:hAnsi="Polo"/>
                <w:lang w:val="en-US"/>
              </w:rPr>
              <w:t>eFix</w:t>
            </w:r>
            <w:proofErr w:type="spellEnd"/>
            <w:r w:rsidRPr="00F77C70">
              <w:rPr>
                <w:rFonts w:ascii="Polo" w:hAnsi="Polo"/>
                <w:lang w:val="en-US"/>
              </w:rPr>
              <w:t>"</w:t>
            </w:r>
          </w:p>
        </w:tc>
        <w:tc>
          <w:tcPr>
            <w:tcW w:w="992" w:type="dxa"/>
          </w:tcPr>
          <w:p w14:paraId="13B56C91" w14:textId="7A89EBFB" w:rsidR="0095087E" w:rsidRPr="00F77C70" w:rsidRDefault="0095087E" w:rsidP="004162FB">
            <w:pPr>
              <w:spacing w:after="0"/>
              <w:rPr>
                <w:rFonts w:ascii="Polo" w:hAnsi="Polo"/>
                <w:lang w:val="en-US"/>
              </w:rPr>
            </w:pPr>
            <w:r w:rsidRPr="00F77C70">
              <w:rPr>
                <w:rFonts w:ascii="Polo" w:hAnsi="Polo"/>
                <w:lang w:val="en-US"/>
              </w:rPr>
              <w:t>Query</w:t>
            </w:r>
          </w:p>
        </w:tc>
        <w:tc>
          <w:tcPr>
            <w:tcW w:w="1120" w:type="dxa"/>
          </w:tcPr>
          <w:p w14:paraId="3212C461" w14:textId="182F0096" w:rsidR="0095087E" w:rsidRPr="00F77C70" w:rsidRDefault="0095087E" w:rsidP="004162FB">
            <w:pPr>
              <w:spacing w:after="0"/>
              <w:rPr>
                <w:rFonts w:ascii="Polo" w:hAnsi="Polo"/>
                <w:lang w:val="en-US"/>
              </w:rPr>
            </w:pPr>
            <w:r w:rsidRPr="00F77C70">
              <w:rPr>
                <w:rFonts w:ascii="Polo" w:hAnsi="Polo"/>
                <w:lang w:val="en-US"/>
              </w:rPr>
              <w:t>string</w:t>
            </w:r>
          </w:p>
        </w:tc>
        <w:tc>
          <w:tcPr>
            <w:tcW w:w="970" w:type="dxa"/>
          </w:tcPr>
          <w:p w14:paraId="15047E94" w14:textId="77777777" w:rsidR="0095087E" w:rsidRPr="00F77C70" w:rsidRDefault="0095087E" w:rsidP="004162FB">
            <w:pPr>
              <w:spacing w:after="0"/>
              <w:rPr>
                <w:rFonts w:ascii="Polo" w:hAnsi="Polo"/>
                <w:lang w:val="en-US"/>
              </w:rPr>
            </w:pPr>
          </w:p>
        </w:tc>
      </w:tr>
      <w:tr w:rsidR="006D7D17" w:rsidRPr="00F77C70" w14:paraId="000C3F0A" w14:textId="77777777" w:rsidTr="004162FB">
        <w:tc>
          <w:tcPr>
            <w:tcW w:w="1843" w:type="dxa"/>
          </w:tcPr>
          <w:p w14:paraId="507A39E6" w14:textId="77777777" w:rsidR="006D7D17" w:rsidRPr="00F77C70" w:rsidRDefault="006D7D17" w:rsidP="004162FB">
            <w:pPr>
              <w:spacing w:after="0"/>
              <w:rPr>
                <w:rFonts w:ascii="Polo" w:hAnsi="Polo"/>
                <w:lang w:val="en-US"/>
              </w:rPr>
            </w:pPr>
            <w:proofErr w:type="spellStart"/>
            <w:r w:rsidRPr="00F77C70">
              <w:rPr>
                <w:rFonts w:ascii="Polo" w:hAnsi="Polo"/>
                <w:lang w:val="en-US"/>
              </w:rPr>
              <w:t>percentNt</w:t>
            </w:r>
            <w:proofErr w:type="spellEnd"/>
          </w:p>
        </w:tc>
        <w:tc>
          <w:tcPr>
            <w:tcW w:w="1675" w:type="dxa"/>
          </w:tcPr>
          <w:p w14:paraId="7C0C159A" w14:textId="77777777" w:rsidR="006D7D17" w:rsidRPr="00F77C70" w:rsidRDefault="006D7D17" w:rsidP="004162FB">
            <w:pPr>
              <w:spacing w:after="0"/>
              <w:rPr>
                <w:rFonts w:ascii="Polo" w:hAnsi="Polo"/>
                <w:lang w:val="en-US"/>
              </w:rPr>
            </w:pPr>
            <w:r w:rsidRPr="00F77C70">
              <w:rPr>
                <w:rFonts w:ascii="Polo" w:hAnsi="Polo"/>
                <w:lang w:val="en-US"/>
              </w:rPr>
              <w:t>Default: 0</w:t>
            </w:r>
          </w:p>
          <w:p w14:paraId="76A5A81B" w14:textId="40FFF8EC" w:rsidR="006D7D17" w:rsidRPr="00F77C70" w:rsidRDefault="00C0614A" w:rsidP="004162FB">
            <w:pPr>
              <w:spacing w:after="0"/>
              <w:rPr>
                <w:rFonts w:ascii="Polo" w:hAnsi="Polo"/>
                <w:lang w:val="en-US"/>
              </w:rPr>
            </w:pPr>
            <w:r w:rsidRPr="00F77C70">
              <w:rPr>
                <w:rFonts w:ascii="Polo" w:hAnsi="Polo"/>
                <w:lang w:val="en-US"/>
              </w:rPr>
              <w:t>Example</w:t>
            </w:r>
            <w:r w:rsidR="006D7D17" w:rsidRPr="00F77C70">
              <w:rPr>
                <w:rFonts w:ascii="Polo" w:hAnsi="Polo"/>
                <w:lang w:val="en-US"/>
              </w:rPr>
              <w:t>: 0.55</w:t>
            </w:r>
          </w:p>
        </w:tc>
        <w:tc>
          <w:tcPr>
            <w:tcW w:w="2578" w:type="dxa"/>
          </w:tcPr>
          <w:p w14:paraId="4C2F1B0E" w14:textId="77777777" w:rsidR="006D7D17" w:rsidRPr="00F77C70" w:rsidRDefault="006D7D17" w:rsidP="004162FB">
            <w:pPr>
              <w:spacing w:after="0"/>
              <w:rPr>
                <w:rFonts w:ascii="Polo" w:hAnsi="Polo"/>
                <w:lang w:val="en-US"/>
              </w:rPr>
            </w:pPr>
            <w:r w:rsidRPr="00F77C70">
              <w:rPr>
                <w:rFonts w:ascii="Polo" w:hAnsi="Polo"/>
                <w:lang w:val="en-US"/>
              </w:rPr>
              <w:t>Percentage of low tariff</w:t>
            </w:r>
          </w:p>
        </w:tc>
        <w:tc>
          <w:tcPr>
            <w:tcW w:w="992" w:type="dxa"/>
          </w:tcPr>
          <w:p w14:paraId="462DBCAE" w14:textId="77777777" w:rsidR="006D7D17" w:rsidRPr="00F77C70" w:rsidRDefault="006D7D17" w:rsidP="004162FB">
            <w:pPr>
              <w:spacing w:after="0"/>
              <w:rPr>
                <w:rFonts w:ascii="Polo" w:hAnsi="Polo"/>
                <w:lang w:val="en-US"/>
              </w:rPr>
            </w:pPr>
            <w:r w:rsidRPr="00F77C70">
              <w:rPr>
                <w:rFonts w:ascii="Polo" w:hAnsi="Polo"/>
                <w:lang w:val="en-US"/>
              </w:rPr>
              <w:t>Query</w:t>
            </w:r>
          </w:p>
        </w:tc>
        <w:tc>
          <w:tcPr>
            <w:tcW w:w="1120" w:type="dxa"/>
          </w:tcPr>
          <w:p w14:paraId="63AC3BD2" w14:textId="77777777" w:rsidR="006D7D17" w:rsidRPr="00F77C70" w:rsidRDefault="006D7D17" w:rsidP="004162FB">
            <w:pPr>
              <w:spacing w:after="0"/>
              <w:rPr>
                <w:rFonts w:ascii="Polo" w:hAnsi="Polo"/>
                <w:lang w:val="en-US"/>
              </w:rPr>
            </w:pPr>
            <w:r w:rsidRPr="00F77C70">
              <w:rPr>
                <w:rFonts w:ascii="Polo" w:hAnsi="Polo"/>
                <w:lang w:val="en-US"/>
              </w:rPr>
              <w:t>number</w:t>
            </w:r>
          </w:p>
        </w:tc>
        <w:tc>
          <w:tcPr>
            <w:tcW w:w="970" w:type="dxa"/>
          </w:tcPr>
          <w:p w14:paraId="617FD49C" w14:textId="77777777" w:rsidR="006D7D17" w:rsidRPr="00F77C70" w:rsidRDefault="006D7D17" w:rsidP="004162FB">
            <w:pPr>
              <w:spacing w:after="0"/>
              <w:rPr>
                <w:rFonts w:ascii="Polo" w:hAnsi="Polo"/>
                <w:lang w:val="en-US"/>
              </w:rPr>
            </w:pPr>
          </w:p>
        </w:tc>
      </w:tr>
    </w:tbl>
    <w:p w14:paraId="7E039C1D" w14:textId="77777777" w:rsidR="00834B70" w:rsidRPr="00F77C70" w:rsidRDefault="00834B70" w:rsidP="00834B70">
      <w:pPr>
        <w:pStyle w:val="berschrift5"/>
        <w:rPr>
          <w:lang w:val="en-US"/>
        </w:rPr>
      </w:pPr>
      <w:r w:rsidRPr="00F77C70">
        <w:rPr>
          <w:lang w:val="en-US"/>
        </w:rPr>
        <w:t>Example request</w:t>
      </w:r>
    </w:p>
    <w:p w14:paraId="6B88FAFF" w14:textId="52F71453" w:rsidR="00834B70" w:rsidRPr="00F77C70" w:rsidRDefault="00834B70" w:rsidP="00834B70">
      <w:pPr>
        <w:rPr>
          <w:lang w:val="en-US"/>
        </w:rPr>
      </w:pPr>
      <w:r w:rsidRPr="00F77C70">
        <w:rPr>
          <w:lang w:val="en-US"/>
        </w:rPr>
        <w:t>GET /offer</w:t>
      </w:r>
      <w:r w:rsidR="000962B0">
        <w:rPr>
          <w:lang w:val="en-US"/>
        </w:rPr>
        <w:t>?</w:t>
      </w:r>
      <w:r w:rsidRPr="00F77C70">
        <w:rPr>
          <w:lang w:val="en-US"/>
        </w:rPr>
        <w:t>zipCode</w:t>
      </w:r>
      <w:r w:rsidR="000962B0">
        <w:rPr>
          <w:lang w:val="en-US"/>
        </w:rPr>
        <w:t>=</w:t>
      </w:r>
      <w:r w:rsidRPr="00F77C70">
        <w:rPr>
          <w:lang w:val="en-US"/>
        </w:rPr>
        <w:t>80634</w:t>
      </w:r>
      <w:r w:rsidR="000962B0">
        <w:rPr>
          <w:lang w:val="en-US"/>
        </w:rPr>
        <w:t>&amp;</w:t>
      </w:r>
      <w:r w:rsidRPr="00F77C70">
        <w:rPr>
          <w:lang w:val="en-US"/>
        </w:rPr>
        <w:t>productName</w:t>
      </w:r>
      <w:r w:rsidR="000962B0">
        <w:rPr>
          <w:lang w:val="en-US"/>
        </w:rPr>
        <w:t>=</w:t>
      </w:r>
      <w:r w:rsidRPr="00F77C70">
        <w:rPr>
          <w:lang w:val="en-US"/>
        </w:rPr>
        <w:t>E.ON+%C3%96koStrom</w:t>
      </w:r>
      <w:r w:rsidR="000962B0">
        <w:rPr>
          <w:lang w:val="en-US"/>
        </w:rPr>
        <w:t>&amp;</w:t>
      </w:r>
      <w:r w:rsidRPr="00F77C70">
        <w:rPr>
          <w:lang w:val="en-US"/>
        </w:rPr>
        <w:t>productType</w:t>
      </w:r>
      <w:r w:rsidR="000962B0">
        <w:rPr>
          <w:lang w:val="en-US"/>
        </w:rPr>
        <w:t>=</w:t>
      </w:r>
      <w:r w:rsidRPr="00F77C70">
        <w:rPr>
          <w:lang w:val="en-US"/>
        </w:rPr>
        <w:t>Strom</w:t>
      </w:r>
      <w:r w:rsidR="000962B0">
        <w:rPr>
          <w:lang w:val="en-US"/>
        </w:rPr>
        <w:t>&amp;</w:t>
      </w:r>
      <w:r w:rsidRPr="00F77C70">
        <w:rPr>
          <w:lang w:val="en-US"/>
        </w:rPr>
        <w:t>consumption</w:t>
      </w:r>
      <w:r w:rsidR="000962B0">
        <w:rPr>
          <w:lang w:val="en-US"/>
        </w:rPr>
        <w:t>=</w:t>
      </w:r>
      <w:r w:rsidRPr="00F77C70">
        <w:rPr>
          <w:lang w:val="en-US"/>
        </w:rPr>
        <w:t>15000</w:t>
      </w:r>
      <w:r w:rsidR="000962B0">
        <w:rPr>
          <w:lang w:val="en-US"/>
        </w:rPr>
        <w:t>&amp;</w:t>
      </w:r>
      <w:r w:rsidRPr="00F77C70">
        <w:rPr>
          <w:lang w:val="en-US"/>
        </w:rPr>
        <w:t>customerType</w:t>
      </w:r>
      <w:r w:rsidR="000962B0">
        <w:rPr>
          <w:lang w:val="en-US"/>
        </w:rPr>
        <w:t>=</w:t>
      </w:r>
      <w:r w:rsidRPr="00F77C70">
        <w:rPr>
          <w:lang w:val="en-US"/>
        </w:rPr>
        <w:t>pk</w:t>
      </w:r>
      <w:r w:rsidR="000962B0">
        <w:rPr>
          <w:lang w:val="en-US"/>
        </w:rPr>
        <w:t>&amp;</w:t>
      </w:r>
      <w:r w:rsidRPr="00F77C70">
        <w:rPr>
          <w:lang w:val="en-US"/>
        </w:rPr>
        <w:t>tariffType</w:t>
      </w:r>
      <w:r w:rsidR="000962B0">
        <w:rPr>
          <w:lang w:val="en-US"/>
        </w:rPr>
        <w:t>=</w:t>
      </w:r>
      <w:r w:rsidRPr="00F77C70">
        <w:rPr>
          <w:lang w:val="en-US"/>
        </w:rPr>
        <w:t>et</w:t>
      </w:r>
      <w:r w:rsidR="000962B0">
        <w:rPr>
          <w:lang w:val="en-US"/>
        </w:rPr>
        <w:t>&amp;</w:t>
      </w:r>
      <w:r w:rsidRPr="00F77C70">
        <w:rPr>
          <w:lang w:val="en-US"/>
        </w:rPr>
        <w:t>percentN</w:t>
      </w:r>
      <w:r w:rsidR="000962B0">
        <w:rPr>
          <w:lang w:val="en-US"/>
        </w:rPr>
        <w:t>t=</w:t>
      </w:r>
      <w:r w:rsidRPr="00F77C70">
        <w:rPr>
          <w:lang w:val="en-US"/>
        </w:rPr>
        <w:t>0.55</w:t>
      </w:r>
      <w:r w:rsidR="000962B0">
        <w:rPr>
          <w:lang w:val="en-US"/>
        </w:rPr>
        <w:t>&amp;</w:t>
      </w:r>
      <w:r w:rsidR="008F2FB6" w:rsidRPr="00F77C70">
        <w:rPr>
          <w:lang w:val="en-US"/>
        </w:rPr>
        <w:t>gridOperator</w:t>
      </w:r>
      <w:r w:rsidR="000962B0">
        <w:rPr>
          <w:lang w:val="en-US"/>
        </w:rPr>
        <w:t>=</w:t>
      </w:r>
      <w:r w:rsidR="008F2FB6" w:rsidRPr="00F77C70">
        <w:rPr>
          <w:lang w:val="en-US"/>
        </w:rPr>
        <w:t>Bayernwerk+AG</w:t>
      </w:r>
    </w:p>
    <w:p w14:paraId="0111E939" w14:textId="77777777" w:rsidR="00834B70" w:rsidRPr="00F77C70" w:rsidRDefault="00834B70" w:rsidP="00834B70">
      <w:pPr>
        <w:pStyle w:val="berschrift5"/>
        <w:rPr>
          <w:lang w:val="en-US"/>
        </w:rPr>
      </w:pPr>
      <w:r w:rsidRPr="00F77C70">
        <w:rPr>
          <w:lang w:val="en-US"/>
        </w:rPr>
        <w:lastRenderedPageBreak/>
        <w:t>Responses</w:t>
      </w:r>
    </w:p>
    <w:tbl>
      <w:tblPr>
        <w:tblStyle w:val="MittlereSchattierung1-Akzent2"/>
        <w:tblW w:w="0" w:type="auto"/>
        <w:tblLook w:val="04A0" w:firstRow="1" w:lastRow="0" w:firstColumn="1" w:lastColumn="0" w:noHBand="0" w:noVBand="1"/>
      </w:tblPr>
      <w:tblGrid>
        <w:gridCol w:w="1384"/>
        <w:gridCol w:w="1418"/>
        <w:gridCol w:w="6484"/>
      </w:tblGrid>
      <w:tr w:rsidR="00834B70" w:rsidRPr="00F77C70" w14:paraId="07DE8DDD" w14:textId="77777777" w:rsidTr="00000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72CE86E" w14:textId="77777777" w:rsidR="00834B70" w:rsidRPr="00F77C70" w:rsidRDefault="00834B70" w:rsidP="000000C4">
            <w:pPr>
              <w:rPr>
                <w:lang w:val="en-US"/>
              </w:rPr>
            </w:pPr>
            <w:r w:rsidRPr="00F77C70">
              <w:rPr>
                <w:lang w:val="en-US"/>
              </w:rPr>
              <w:t>Status code</w:t>
            </w:r>
          </w:p>
        </w:tc>
        <w:tc>
          <w:tcPr>
            <w:tcW w:w="1418" w:type="dxa"/>
          </w:tcPr>
          <w:p w14:paraId="00DD8AB3" w14:textId="77777777" w:rsidR="00834B70" w:rsidRPr="00F77C70" w:rsidRDefault="00834B70" w:rsidP="000000C4">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4E1E9FA0" w14:textId="77777777" w:rsidR="00834B70" w:rsidRPr="00F77C70" w:rsidRDefault="00834B70" w:rsidP="000000C4">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834B70" w:rsidRPr="00F77C70" w14:paraId="3319AF17" w14:textId="77777777" w:rsidTr="00000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FF51E9D" w14:textId="77777777" w:rsidR="00834B70" w:rsidRPr="00F77C70" w:rsidRDefault="00834B70" w:rsidP="000000C4">
            <w:pPr>
              <w:rPr>
                <w:lang w:val="en-US"/>
              </w:rPr>
            </w:pPr>
            <w:r w:rsidRPr="00F77C70">
              <w:rPr>
                <w:lang w:val="en-US"/>
              </w:rPr>
              <w:t>200</w:t>
            </w:r>
          </w:p>
        </w:tc>
        <w:tc>
          <w:tcPr>
            <w:tcW w:w="1418" w:type="dxa"/>
          </w:tcPr>
          <w:p w14:paraId="79A46A3D" w14:textId="77777777" w:rsidR="00834B70" w:rsidRPr="00F77C70" w:rsidRDefault="00834B70" w:rsidP="000000C4">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338C9415" w14:textId="704F2211" w:rsidR="00834B70" w:rsidRPr="00F77C70" w:rsidRDefault="00834B70" w:rsidP="00341391">
            <w:pPr>
              <w:cnfStyle w:val="000000100000" w:firstRow="0" w:lastRow="0" w:firstColumn="0" w:lastColumn="0" w:oddVBand="0" w:evenVBand="0" w:oddHBand="1" w:evenHBand="0" w:firstRowFirstColumn="0" w:firstRowLastColumn="0" w:lastRowFirstColumn="0" w:lastRowLastColumn="0"/>
              <w:rPr>
                <w:bCs/>
                <w:color w:val="000000" w:themeColor="text1"/>
                <w:lang w:val="en-US"/>
              </w:rPr>
            </w:pPr>
            <w:r w:rsidRPr="00F77C70">
              <w:rPr>
                <w:bCs/>
                <w:color w:val="000000" w:themeColor="text1"/>
                <w:lang w:val="en-US"/>
              </w:rPr>
              <w:t>{</w:t>
            </w:r>
            <w:r w:rsidRPr="00F77C70">
              <w:rPr>
                <w:bCs/>
                <w:color w:val="000000" w:themeColor="text1"/>
                <w:lang w:val="en-US"/>
              </w:rPr>
              <w:br/>
              <w:t xml:space="preserve">  </w:t>
            </w:r>
            <w:r w:rsidR="006B3B79" w:rsidRPr="00F77C70">
              <w:rPr>
                <w:bCs/>
                <w:color w:val="000000" w:themeColor="text1"/>
                <w:lang w:val="en-US"/>
              </w:rPr>
              <w:t>"</w:t>
            </w:r>
            <w:proofErr w:type="spellStart"/>
            <w:r w:rsidRPr="00F77C70">
              <w:rPr>
                <w:bCs/>
                <w:color w:val="000000" w:themeColor="text1"/>
                <w:lang w:val="en-US"/>
              </w:rPr>
              <w:t>token</w:t>
            </w:r>
            <w:r w:rsidR="00AC37D8" w:rsidRPr="00F77C70">
              <w:rPr>
                <w:bCs/>
                <w:color w:val="000000" w:themeColor="text1"/>
                <w:lang w:val="en-US"/>
              </w:rPr>
              <w:t>Id</w:t>
            </w:r>
            <w:proofErr w:type="spellEnd"/>
            <w:r w:rsidR="000A3180" w:rsidRPr="00F77C70">
              <w:rPr>
                <w:bCs/>
                <w:color w:val="000000" w:themeColor="text1"/>
                <w:lang w:val="en-US"/>
              </w:rPr>
              <w:t>"</w:t>
            </w:r>
            <w:r w:rsidRPr="00F77C70">
              <w:rPr>
                <w:bCs/>
                <w:color w:val="000000" w:themeColor="text1"/>
                <w:lang w:val="en-US"/>
              </w:rPr>
              <w:t xml:space="preserve">: </w:t>
            </w:r>
            <w:r w:rsidR="006B3B79" w:rsidRPr="00F77C70">
              <w:rPr>
                <w:bCs/>
                <w:color w:val="000000" w:themeColor="text1"/>
                <w:lang w:val="en-US"/>
              </w:rPr>
              <w:t>"</w:t>
            </w:r>
            <w:r w:rsidRPr="00F77C70">
              <w:rPr>
                <w:bCs/>
                <w:color w:val="000000" w:themeColor="text1"/>
                <w:lang w:val="en-US"/>
              </w:rPr>
              <w:t>klghe54k</w:t>
            </w:r>
            <w:r w:rsidR="008378EE" w:rsidRPr="00F77C70">
              <w:rPr>
                <w:bCs/>
                <w:color w:val="000000" w:themeColor="text1"/>
                <w:lang w:val="en-US"/>
              </w:rPr>
              <w:t>3e58oud</w:t>
            </w:r>
            <w:r w:rsidRPr="00F77C70">
              <w:rPr>
                <w:bCs/>
                <w:color w:val="000000" w:themeColor="text1"/>
                <w:lang w:val="en-US"/>
              </w:rPr>
              <w:t>hdfklghe89z</w:t>
            </w:r>
            <w:r w:rsidR="000429EE" w:rsidRPr="00F77C70">
              <w:rPr>
                <w:bCs/>
                <w:color w:val="000000" w:themeColor="text1"/>
                <w:lang w:val="en-US"/>
              </w:rPr>
              <w:t>"</w:t>
            </w:r>
            <w:r w:rsidRPr="00F77C70">
              <w:rPr>
                <w:bCs/>
                <w:color w:val="000000" w:themeColor="text1"/>
                <w:lang w:val="en-US"/>
              </w:rPr>
              <w:br/>
              <w:t>}</w:t>
            </w:r>
          </w:p>
        </w:tc>
      </w:tr>
      <w:tr w:rsidR="00834B70" w:rsidRPr="00AB1787" w14:paraId="16203740" w14:textId="77777777" w:rsidTr="00000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5EC770" w14:textId="77777777" w:rsidR="00834B70" w:rsidRPr="00F77C70" w:rsidRDefault="00834B70" w:rsidP="000000C4">
            <w:pPr>
              <w:rPr>
                <w:lang w:val="en-US"/>
              </w:rPr>
            </w:pPr>
            <w:r w:rsidRPr="00F77C70">
              <w:rPr>
                <w:lang w:val="en-US"/>
              </w:rPr>
              <w:t>404</w:t>
            </w:r>
          </w:p>
        </w:tc>
        <w:tc>
          <w:tcPr>
            <w:tcW w:w="1418" w:type="dxa"/>
          </w:tcPr>
          <w:p w14:paraId="7E161BD4" w14:textId="77777777" w:rsidR="00834B70" w:rsidRPr="00F77C70" w:rsidRDefault="00834B70" w:rsidP="000000C4">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Not found</w:t>
            </w:r>
          </w:p>
        </w:tc>
        <w:tc>
          <w:tcPr>
            <w:tcW w:w="6484" w:type="dxa"/>
          </w:tcPr>
          <w:p w14:paraId="313695DE" w14:textId="6BD39C9A" w:rsidR="00834B70" w:rsidRPr="00F77C70" w:rsidRDefault="00834B70" w:rsidP="003D382F">
            <w:pPr>
              <w:pStyle w:val="Beschriftung"/>
              <w:cnfStyle w:val="000000010000" w:firstRow="0" w:lastRow="0" w:firstColumn="0" w:lastColumn="0" w:oddVBand="0" w:evenVBand="0" w:oddHBand="0" w:evenHBand="1"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6B3B79" w:rsidRPr="00F77C70">
              <w:rPr>
                <w:b w:val="0"/>
                <w:color w:val="000000" w:themeColor="text1"/>
                <w:sz w:val="22"/>
                <w:szCs w:val="22"/>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code</w:t>
            </w:r>
            <w:r w:rsidR="006B3B79"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ERR_PRODUCT_NOT_FOUND</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6B3B79" w:rsidRPr="00F77C70">
              <w:rPr>
                <w:b w:val="0"/>
                <w:color w:val="000000" w:themeColor="text1"/>
                <w:sz w:val="22"/>
                <w:szCs w:val="22"/>
                <w:lang w:val="en-US"/>
              </w:rPr>
              <w:t>"</w:t>
            </w:r>
            <w:r w:rsidRPr="00F77C70">
              <w:rPr>
                <w:b w:val="0"/>
                <w:color w:val="000000" w:themeColor="text1"/>
                <w:sz w:val="22"/>
                <w:szCs w:val="22"/>
                <w:lang w:val="en-US"/>
              </w:rPr>
              <w:t>error-message</w:t>
            </w:r>
            <w:r w:rsidR="006B3B79" w:rsidRPr="00F77C70">
              <w:rPr>
                <w:b w:val="0"/>
                <w:color w:val="000000" w:themeColor="text1"/>
                <w:sz w:val="22"/>
                <w:szCs w:val="22"/>
                <w:lang w:val="en-US"/>
              </w:rPr>
              <w:t>"</w:t>
            </w:r>
            <w:r w:rsidRPr="00F77C70">
              <w:rPr>
                <w:b w:val="0"/>
                <w:color w:val="000000" w:themeColor="text1"/>
                <w:sz w:val="22"/>
                <w:szCs w:val="22"/>
                <w:lang w:val="en-US"/>
              </w:rP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No product with ID xyz found</w:t>
            </w:r>
            <w:r w:rsidR="006B3B79" w:rsidRPr="00F77C70">
              <w:rPr>
                <w:b w:val="0"/>
                <w:color w:val="000000" w:themeColor="text1"/>
                <w:sz w:val="22"/>
                <w:szCs w:val="22"/>
                <w:lang w:val="en-US"/>
              </w:rPr>
              <w:t>"</w:t>
            </w:r>
            <w:r w:rsidRPr="00F77C70">
              <w:rPr>
                <w:b w:val="0"/>
                <w:color w:val="000000" w:themeColor="text1"/>
                <w:sz w:val="22"/>
                <w:szCs w:val="22"/>
                <w:lang w:val="en-US"/>
              </w:rPr>
              <w:br/>
              <w:t xml:space="preserve">   }</w:t>
            </w:r>
            <w:r w:rsidRPr="00F77C70">
              <w:rPr>
                <w:b w:val="0"/>
                <w:color w:val="000000" w:themeColor="text1"/>
                <w:sz w:val="22"/>
                <w:szCs w:val="22"/>
                <w:lang w:val="en-US"/>
              </w:rPr>
              <w:br/>
              <w:t>]</w:t>
            </w:r>
          </w:p>
        </w:tc>
      </w:tr>
      <w:tr w:rsidR="00072D9C" w:rsidRPr="00AB1787" w14:paraId="1F6C670A" w14:textId="77777777" w:rsidTr="00000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D2A8AC7" w14:textId="1CB9B125" w:rsidR="00072D9C" w:rsidRPr="00F77C70" w:rsidRDefault="00072D9C" w:rsidP="000000C4">
            <w:pPr>
              <w:rPr>
                <w:lang w:val="en-US"/>
              </w:rPr>
            </w:pPr>
            <w:r w:rsidRPr="00F77C70">
              <w:rPr>
                <w:lang w:val="en-US"/>
              </w:rPr>
              <w:t>500</w:t>
            </w:r>
          </w:p>
        </w:tc>
        <w:tc>
          <w:tcPr>
            <w:tcW w:w="1418" w:type="dxa"/>
          </w:tcPr>
          <w:p w14:paraId="441AEB47" w14:textId="1ACD88FF" w:rsidR="00072D9C" w:rsidRPr="00F77C70" w:rsidRDefault="00072D9C" w:rsidP="000000C4">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Internal Server Error</w:t>
            </w:r>
          </w:p>
        </w:tc>
        <w:tc>
          <w:tcPr>
            <w:tcW w:w="6484" w:type="dxa"/>
          </w:tcPr>
          <w:p w14:paraId="57C0EDB7" w14:textId="5F1441CE" w:rsidR="00072D9C" w:rsidRPr="00F77C70" w:rsidRDefault="00072D9C" w:rsidP="00341391">
            <w:pPr>
              <w:pStyle w:val="Beschriftung"/>
              <w:cnfStyle w:val="000000100000" w:firstRow="0" w:lastRow="0" w:firstColumn="0" w:lastColumn="0" w:oddVBand="0" w:evenVBand="0" w:oddHBand="1" w:evenHBand="0"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 </w:t>
            </w:r>
            <w:r w:rsidR="006B3B79" w:rsidRPr="00F77C70">
              <w:rPr>
                <w:b w:val="0"/>
                <w:color w:val="000000" w:themeColor="text1"/>
                <w:sz w:val="22"/>
                <w:szCs w:val="22"/>
                <w:lang w:val="en-US"/>
              </w:rPr>
              <w:t>"</w:t>
            </w:r>
            <w:r w:rsidRPr="00F77C70">
              <w:rPr>
                <w:b w:val="0"/>
                <w:color w:val="000000" w:themeColor="text1"/>
                <w:sz w:val="22"/>
                <w:szCs w:val="22"/>
                <w:lang w:val="en-US"/>
              </w:rPr>
              <w:t>parameter</w:t>
            </w:r>
            <w:r w:rsidR="00582A54" w:rsidRPr="00F77C70">
              <w:rPr>
                <w:bCs w:val="0"/>
                <w:color w:val="000000" w:themeColor="text1"/>
                <w:lang w:val="en-US"/>
              </w:rPr>
              <w:t>"</w:t>
            </w:r>
            <w:r w:rsidRPr="00F77C70">
              <w:rPr>
                <w:b w:val="0"/>
                <w:color w:val="000000" w:themeColor="text1"/>
                <w:sz w:val="22"/>
                <w:szCs w:val="22"/>
                <w:lang w:val="en-US"/>
              </w:rPr>
              <w:t xml:space="preserve">: </w:t>
            </w:r>
            <w:r w:rsidR="006B3B79"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1E0FC7" w:rsidRPr="00F77C70">
              <w:rPr>
                <w:bCs w:val="0"/>
                <w:color w:val="000000" w:themeColor="text1"/>
                <w:lang w:val="en-US"/>
              </w:rPr>
              <w:t>"</w:t>
            </w:r>
            <w:r w:rsidRPr="00F77C70">
              <w:rPr>
                <w:b w:val="0"/>
                <w:color w:val="000000" w:themeColor="text1"/>
                <w:sz w:val="22"/>
                <w:szCs w:val="22"/>
                <w:lang w:val="en-US"/>
              </w:rPr>
              <w:t>code</w:t>
            </w:r>
            <w:r w:rsidR="001E0FC7" w:rsidRPr="00F77C70">
              <w:rPr>
                <w:bCs w:val="0"/>
                <w:color w:val="000000" w:themeColor="text1"/>
                <w:lang w:val="en-US"/>
              </w:rPr>
              <w:t>"</w:t>
            </w:r>
            <w:r w:rsidRPr="00F77C70">
              <w:rPr>
                <w:b w:val="0"/>
                <w:color w:val="000000" w:themeColor="text1"/>
                <w:sz w:val="22"/>
                <w:szCs w:val="22"/>
                <w:lang w:val="en-US"/>
              </w:rPr>
              <w:t xml:space="preserve">: </w:t>
            </w:r>
            <w:r w:rsidR="004441DA" w:rsidRPr="00F77C70">
              <w:rPr>
                <w:b w:val="0"/>
                <w:color w:val="000000" w:themeColor="text1"/>
                <w:sz w:val="22"/>
                <w:szCs w:val="22"/>
                <w:lang w:val="en-US"/>
              </w:rPr>
              <w:t>"</w:t>
            </w:r>
            <w:r w:rsidRPr="00F77C70">
              <w:rPr>
                <w:b w:val="0"/>
                <w:color w:val="000000" w:themeColor="text1"/>
                <w:sz w:val="22"/>
                <w:szCs w:val="22"/>
                <w:lang w:val="en-US"/>
              </w:rPr>
              <w:t>ERR_AGB_DISTINFO_INVALID</w:t>
            </w:r>
            <w:r w:rsidR="00565B9B" w:rsidRPr="00F77C70">
              <w:rPr>
                <w:bCs w:val="0"/>
                <w:color w:val="000000" w:themeColor="text1"/>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1E0FC7" w:rsidRPr="00F77C70">
              <w:rPr>
                <w:bCs w:val="0"/>
                <w:color w:val="000000" w:themeColor="text1"/>
                <w:lang w:val="en-US"/>
              </w:rPr>
              <w:t>"</w:t>
            </w:r>
            <w:r w:rsidRPr="00F77C70">
              <w:rPr>
                <w:b w:val="0"/>
                <w:color w:val="000000" w:themeColor="text1"/>
                <w:sz w:val="22"/>
                <w:szCs w:val="22"/>
                <w:lang w:val="en-US"/>
              </w:rPr>
              <w:t>error-message</w:t>
            </w:r>
            <w:r w:rsidR="001E0FC7" w:rsidRPr="00F77C70">
              <w:rPr>
                <w:bCs w:val="0"/>
                <w:color w:val="000000" w:themeColor="text1"/>
                <w:lang w:val="en-US"/>
              </w:rPr>
              <w:t>"</w:t>
            </w:r>
            <w:r w:rsidRPr="00F77C70">
              <w:rPr>
                <w:b w:val="0"/>
                <w:color w:val="000000" w:themeColor="text1"/>
                <w:sz w:val="22"/>
                <w:szCs w:val="22"/>
                <w:lang w:val="en-US"/>
              </w:rPr>
              <w:t xml:space="preserve">: </w:t>
            </w:r>
            <w:r w:rsidR="00954749" w:rsidRPr="00F77C70">
              <w:rPr>
                <w:bCs w:val="0"/>
                <w:color w:val="000000" w:themeColor="text1"/>
                <w:lang w:val="en-US"/>
              </w:rPr>
              <w:t>"</w:t>
            </w:r>
            <w:r w:rsidRPr="00F77C70">
              <w:rPr>
                <w:b w:val="0"/>
                <w:color w:val="000000" w:themeColor="text1"/>
                <w:sz w:val="22"/>
                <w:szCs w:val="22"/>
                <w:lang w:val="en-US"/>
              </w:rPr>
              <w:t xml:space="preserve">Either the AGB file or </w:t>
            </w:r>
            <w:proofErr w:type="spellStart"/>
            <w:r w:rsidRPr="00F77C70">
              <w:rPr>
                <w:b w:val="0"/>
                <w:color w:val="000000" w:themeColor="text1"/>
                <w:sz w:val="22"/>
                <w:szCs w:val="22"/>
                <w:lang w:val="en-US"/>
              </w:rPr>
              <w:t>DistInfo</w:t>
            </w:r>
            <w:proofErr w:type="spellEnd"/>
            <w:r w:rsidRPr="00F77C70">
              <w:rPr>
                <w:b w:val="0"/>
                <w:color w:val="000000" w:themeColor="text1"/>
                <w:sz w:val="22"/>
                <w:szCs w:val="22"/>
                <w:lang w:val="en-US"/>
              </w:rPr>
              <w:t xml:space="preserve"> are missing</w:t>
            </w:r>
            <w:r w:rsidR="00954749" w:rsidRPr="00F77C70">
              <w:rPr>
                <w:bCs w:val="0"/>
                <w:color w:val="000000" w:themeColor="text1"/>
                <w:lang w:val="en-US"/>
              </w:rPr>
              <w:t>"</w:t>
            </w:r>
            <w:r w:rsidRPr="00F77C70">
              <w:rPr>
                <w:b w:val="0"/>
                <w:color w:val="000000" w:themeColor="text1"/>
                <w:sz w:val="22"/>
                <w:szCs w:val="22"/>
                <w:lang w:val="en-US"/>
              </w:rPr>
              <w:br/>
              <w:t xml:space="preserve">  }</w:t>
            </w:r>
            <w:r w:rsidRPr="00F77C70">
              <w:rPr>
                <w:b w:val="0"/>
                <w:color w:val="000000" w:themeColor="text1"/>
                <w:sz w:val="22"/>
                <w:szCs w:val="22"/>
                <w:lang w:val="en-US"/>
              </w:rPr>
              <w:br/>
              <w:t>]</w:t>
            </w:r>
          </w:p>
        </w:tc>
      </w:tr>
    </w:tbl>
    <w:p w14:paraId="022E73CB" w14:textId="77777777" w:rsidR="006D7D17" w:rsidRPr="00F77C70" w:rsidRDefault="006D7D17" w:rsidP="006D7D17">
      <w:pPr>
        <w:rPr>
          <w:lang w:val="en-US"/>
        </w:rPr>
      </w:pPr>
    </w:p>
    <w:p w14:paraId="5E145911" w14:textId="0132E3B5" w:rsidR="003A5B3C" w:rsidRPr="00F77C70" w:rsidRDefault="003A5B3C" w:rsidP="002602D5">
      <w:pPr>
        <w:pStyle w:val="berschrift4"/>
        <w:rPr>
          <w:color w:val="000000" w:themeColor="text1"/>
          <w:lang w:val="en-US"/>
        </w:rPr>
      </w:pPr>
      <w:r w:rsidRPr="00F77C70">
        <w:rPr>
          <w:color w:val="000000" w:themeColor="text1"/>
          <w:lang w:val="en-US"/>
        </w:rPr>
        <w:t>/offer</w:t>
      </w:r>
      <w:proofErr w:type="gramStart"/>
      <w:r w:rsidRPr="00F77C70">
        <w:rPr>
          <w:color w:val="000000" w:themeColor="text1"/>
          <w:lang w:val="en-US"/>
        </w:rPr>
        <w:t>/{</w:t>
      </w:r>
      <w:proofErr w:type="spellStart"/>
      <w:proofErr w:type="gramEnd"/>
      <w:r w:rsidRPr="00F77C70">
        <w:rPr>
          <w:color w:val="000000" w:themeColor="text1"/>
          <w:lang w:val="en-US"/>
        </w:rPr>
        <w:t>tokenId</w:t>
      </w:r>
      <w:proofErr w:type="spellEnd"/>
      <w:r w:rsidRPr="00F77C70">
        <w:rPr>
          <w:color w:val="000000" w:themeColor="text1"/>
          <w:lang w:val="en-US"/>
        </w:rPr>
        <w:t>}</w:t>
      </w:r>
    </w:p>
    <w:p w14:paraId="4DC7F451" w14:textId="49727A51" w:rsidR="00A90B45" w:rsidRPr="00F77C70" w:rsidRDefault="00A90B45" w:rsidP="00326EED">
      <w:pPr>
        <w:rPr>
          <w:lang w:val="en-US"/>
        </w:rPr>
      </w:pPr>
      <w:r w:rsidRPr="00F77C70">
        <w:rPr>
          <w:lang w:val="en-US"/>
        </w:rPr>
        <w:t xml:space="preserve">This service with an additional </w:t>
      </w:r>
      <w:proofErr w:type="spellStart"/>
      <w:r w:rsidRPr="00F77C70">
        <w:rPr>
          <w:lang w:val="en-US"/>
        </w:rPr>
        <w:t>tokenId</w:t>
      </w:r>
      <w:proofErr w:type="spellEnd"/>
      <w:r w:rsidRPr="00F77C70">
        <w:rPr>
          <w:lang w:val="en-US"/>
        </w:rPr>
        <w:t xml:space="preserve"> parameter provides the possibility for the client, to fetch the product data which was earlier fixated</w:t>
      </w:r>
      <w:r w:rsidR="00D71D2D">
        <w:rPr>
          <w:lang w:val="en-US"/>
        </w:rPr>
        <w:t xml:space="preserve"> </w:t>
      </w:r>
      <w:r w:rsidRPr="00F77C70">
        <w:rPr>
          <w:lang w:val="en-US"/>
        </w:rPr>
        <w:t>/</w:t>
      </w:r>
      <w:r w:rsidR="00D71D2D">
        <w:rPr>
          <w:lang w:val="en-US"/>
        </w:rPr>
        <w:t xml:space="preserve"> </w:t>
      </w:r>
      <w:r w:rsidRPr="00F77C70">
        <w:rPr>
          <w:lang w:val="en-US"/>
        </w:rPr>
        <w:t>frozen in the backend.</w:t>
      </w:r>
    </w:p>
    <w:p w14:paraId="228E58DE" w14:textId="77777777" w:rsidR="00152A98" w:rsidRPr="00F77C70" w:rsidRDefault="00152A98" w:rsidP="00152A98">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152A98" w:rsidRPr="00F77C70" w14:paraId="42E7629B" w14:textId="77777777" w:rsidTr="000000C4">
        <w:tc>
          <w:tcPr>
            <w:tcW w:w="3316" w:type="dxa"/>
          </w:tcPr>
          <w:p w14:paraId="49F4100B" w14:textId="77777777" w:rsidR="00152A98" w:rsidRPr="00F77C70" w:rsidRDefault="00152A98" w:rsidP="000000C4">
            <w:pPr>
              <w:rPr>
                <w:rFonts w:ascii="Polo" w:hAnsi="Polo"/>
                <w:b/>
                <w:lang w:val="en-US"/>
              </w:rPr>
            </w:pPr>
            <w:r w:rsidRPr="00F77C70">
              <w:rPr>
                <w:rFonts w:ascii="Polo" w:hAnsi="Polo"/>
                <w:b/>
                <w:lang w:val="en-US"/>
              </w:rPr>
              <w:t>Request type</w:t>
            </w:r>
          </w:p>
        </w:tc>
        <w:tc>
          <w:tcPr>
            <w:tcW w:w="2213" w:type="dxa"/>
          </w:tcPr>
          <w:p w14:paraId="33185635" w14:textId="77777777" w:rsidR="00152A98" w:rsidRPr="00F77C70" w:rsidRDefault="00152A98" w:rsidP="000000C4">
            <w:pPr>
              <w:rPr>
                <w:rFonts w:ascii="Polo" w:hAnsi="Polo"/>
                <w:lang w:val="en-US"/>
              </w:rPr>
            </w:pPr>
            <w:r w:rsidRPr="00F77C70">
              <w:rPr>
                <w:rFonts w:ascii="Polo" w:hAnsi="Polo"/>
                <w:lang w:val="en-US"/>
              </w:rPr>
              <w:t xml:space="preserve">GET </w:t>
            </w:r>
          </w:p>
        </w:tc>
        <w:tc>
          <w:tcPr>
            <w:tcW w:w="3543" w:type="dxa"/>
          </w:tcPr>
          <w:p w14:paraId="47AFEB6C" w14:textId="77777777" w:rsidR="00152A98" w:rsidRPr="00F77C70" w:rsidRDefault="00152A98" w:rsidP="000000C4">
            <w:pPr>
              <w:rPr>
                <w:rFonts w:ascii="Polo" w:hAnsi="Polo"/>
                <w:lang w:val="en-US"/>
              </w:rPr>
            </w:pPr>
          </w:p>
        </w:tc>
      </w:tr>
      <w:tr w:rsidR="00152A98" w:rsidRPr="00F77C70" w14:paraId="4A228146" w14:textId="77777777" w:rsidTr="000000C4">
        <w:tc>
          <w:tcPr>
            <w:tcW w:w="3316" w:type="dxa"/>
          </w:tcPr>
          <w:p w14:paraId="41BE9C04" w14:textId="77777777" w:rsidR="00152A98" w:rsidRPr="00F77C70" w:rsidRDefault="00152A98" w:rsidP="000000C4">
            <w:pPr>
              <w:rPr>
                <w:rFonts w:ascii="Polo" w:hAnsi="Polo"/>
                <w:b/>
                <w:lang w:val="en-US"/>
              </w:rPr>
            </w:pPr>
            <w:r w:rsidRPr="00F77C70">
              <w:rPr>
                <w:rFonts w:ascii="Polo" w:hAnsi="Polo"/>
                <w:b/>
                <w:lang w:val="en-US"/>
              </w:rPr>
              <w:t>Response type</w:t>
            </w:r>
          </w:p>
        </w:tc>
        <w:tc>
          <w:tcPr>
            <w:tcW w:w="2213" w:type="dxa"/>
          </w:tcPr>
          <w:p w14:paraId="487418C6" w14:textId="77777777" w:rsidR="00152A98" w:rsidRPr="00F77C70" w:rsidRDefault="00152A98" w:rsidP="000000C4">
            <w:pPr>
              <w:rPr>
                <w:rFonts w:ascii="Polo" w:hAnsi="Polo"/>
                <w:lang w:val="en-US"/>
              </w:rPr>
            </w:pPr>
            <w:r w:rsidRPr="00F77C70">
              <w:rPr>
                <w:rFonts w:ascii="Polo" w:hAnsi="Polo"/>
                <w:lang w:val="en-US"/>
              </w:rPr>
              <w:t>JSON</w:t>
            </w:r>
          </w:p>
        </w:tc>
        <w:tc>
          <w:tcPr>
            <w:tcW w:w="3543" w:type="dxa"/>
          </w:tcPr>
          <w:p w14:paraId="28E73D2C" w14:textId="77777777" w:rsidR="00152A98" w:rsidRPr="00F77C70" w:rsidRDefault="00152A98" w:rsidP="000000C4">
            <w:pPr>
              <w:rPr>
                <w:rFonts w:ascii="Polo" w:hAnsi="Polo"/>
                <w:lang w:val="en-US"/>
              </w:rPr>
            </w:pPr>
          </w:p>
        </w:tc>
      </w:tr>
    </w:tbl>
    <w:p w14:paraId="36AADAE5" w14:textId="539C4594" w:rsidR="001D4701" w:rsidRPr="00F77C70" w:rsidRDefault="001D4701" w:rsidP="001D4701">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1D4701" w:rsidRPr="00F77C70" w14:paraId="125859A8" w14:textId="77777777" w:rsidTr="00D62B4B">
        <w:tc>
          <w:tcPr>
            <w:tcW w:w="1843" w:type="dxa"/>
            <w:shd w:val="clear" w:color="auto" w:fill="D9D9D9" w:themeFill="background1" w:themeFillShade="D9"/>
          </w:tcPr>
          <w:p w14:paraId="2DE7A92A" w14:textId="77777777" w:rsidR="001D4701" w:rsidRPr="00F77C70" w:rsidRDefault="001D4701" w:rsidP="00D62B4B">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2B518800" w14:textId="77777777" w:rsidR="001D4701" w:rsidRPr="00F77C70" w:rsidRDefault="001D4701" w:rsidP="00D62B4B">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71DB365F" w14:textId="77777777" w:rsidR="001D4701" w:rsidRPr="00F77C70" w:rsidRDefault="001D4701" w:rsidP="00D62B4B">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01C1DA91" w14:textId="77777777" w:rsidR="001D4701" w:rsidRPr="00F77C70" w:rsidRDefault="001D4701" w:rsidP="00D62B4B">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04EAB07D" w14:textId="77777777" w:rsidR="001D4701" w:rsidRPr="00F77C70" w:rsidRDefault="001D4701" w:rsidP="00D62B4B">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3A816DA6" w14:textId="77777777" w:rsidR="001D4701" w:rsidRPr="00F77C70" w:rsidRDefault="001D4701" w:rsidP="00D62B4B">
            <w:pPr>
              <w:spacing w:after="0"/>
              <w:rPr>
                <w:rFonts w:ascii="Polo" w:hAnsi="Polo"/>
                <w:b/>
                <w:lang w:val="en-US"/>
              </w:rPr>
            </w:pPr>
            <w:r w:rsidRPr="00F77C70">
              <w:rPr>
                <w:rFonts w:ascii="Polo" w:hAnsi="Polo"/>
                <w:b/>
                <w:lang w:val="en-US"/>
              </w:rPr>
              <w:t>Required</w:t>
            </w:r>
          </w:p>
        </w:tc>
      </w:tr>
      <w:tr w:rsidR="001D4701" w:rsidRPr="00F77C70" w14:paraId="25FA6DC6" w14:textId="77777777" w:rsidTr="00D62B4B">
        <w:tc>
          <w:tcPr>
            <w:tcW w:w="1843" w:type="dxa"/>
          </w:tcPr>
          <w:p w14:paraId="1AB68DB2" w14:textId="4F7368BF" w:rsidR="001D4701" w:rsidRPr="00F77C70" w:rsidRDefault="001D4701" w:rsidP="00D62B4B">
            <w:pPr>
              <w:spacing w:after="0"/>
              <w:rPr>
                <w:rFonts w:ascii="Polo" w:hAnsi="Polo"/>
                <w:lang w:val="en-US"/>
              </w:rPr>
            </w:pPr>
            <w:proofErr w:type="spellStart"/>
            <w:r w:rsidRPr="00F77C70">
              <w:rPr>
                <w:rFonts w:ascii="Polo" w:hAnsi="Polo"/>
                <w:lang w:val="en-US"/>
              </w:rPr>
              <w:t>tokenId</w:t>
            </w:r>
            <w:proofErr w:type="spellEnd"/>
          </w:p>
        </w:tc>
        <w:tc>
          <w:tcPr>
            <w:tcW w:w="1675" w:type="dxa"/>
          </w:tcPr>
          <w:p w14:paraId="6866A666" w14:textId="36FD550B" w:rsidR="001D4701" w:rsidRPr="00F77C70" w:rsidRDefault="00D661AB" w:rsidP="00D62B4B">
            <w:pPr>
              <w:spacing w:after="0"/>
              <w:rPr>
                <w:rFonts w:ascii="Polo" w:hAnsi="Polo"/>
                <w:lang w:val="en-US"/>
              </w:rPr>
            </w:pPr>
            <w:r w:rsidRPr="00F77C70">
              <w:rPr>
                <w:bCs/>
                <w:color w:val="000000" w:themeColor="text1"/>
                <w:lang w:val="en-US"/>
              </w:rPr>
              <w:t>klghe54k3e58oudhdfklghe89z</w:t>
            </w:r>
          </w:p>
        </w:tc>
        <w:tc>
          <w:tcPr>
            <w:tcW w:w="2578" w:type="dxa"/>
          </w:tcPr>
          <w:p w14:paraId="450A94DC" w14:textId="51A8DB67" w:rsidR="001D4701" w:rsidRPr="00F77C70" w:rsidRDefault="001D4701" w:rsidP="00D62B4B">
            <w:pPr>
              <w:spacing w:after="0"/>
              <w:rPr>
                <w:rFonts w:ascii="Polo" w:hAnsi="Polo"/>
                <w:lang w:val="en-US"/>
              </w:rPr>
            </w:pPr>
            <w:r w:rsidRPr="00F77C70">
              <w:rPr>
                <w:rFonts w:ascii="Polo" w:hAnsi="Polo"/>
                <w:lang w:val="en-US"/>
              </w:rPr>
              <w:t xml:space="preserve">Token generated by the EBS backend to fixate the </w:t>
            </w:r>
            <w:r w:rsidRPr="00F77C70">
              <w:rPr>
                <w:rFonts w:ascii="Polo" w:hAnsi="Polo"/>
                <w:lang w:val="en-US"/>
              </w:rPr>
              <w:lastRenderedPageBreak/>
              <w:t>product data for the OVA</w:t>
            </w:r>
          </w:p>
        </w:tc>
        <w:tc>
          <w:tcPr>
            <w:tcW w:w="992" w:type="dxa"/>
          </w:tcPr>
          <w:p w14:paraId="41FD94C9" w14:textId="302BA1BA" w:rsidR="001D4701" w:rsidRPr="00F77C70" w:rsidRDefault="0025636A" w:rsidP="00D62B4B">
            <w:pPr>
              <w:spacing w:after="0"/>
              <w:rPr>
                <w:rFonts w:ascii="Polo" w:hAnsi="Polo"/>
                <w:lang w:val="en-US"/>
              </w:rPr>
            </w:pPr>
            <w:r>
              <w:rPr>
                <w:rFonts w:ascii="Polo" w:hAnsi="Polo"/>
                <w:lang w:val="en-US"/>
              </w:rPr>
              <w:lastRenderedPageBreak/>
              <w:t>Query</w:t>
            </w:r>
          </w:p>
        </w:tc>
        <w:tc>
          <w:tcPr>
            <w:tcW w:w="1120" w:type="dxa"/>
          </w:tcPr>
          <w:p w14:paraId="3841CD32" w14:textId="77777777" w:rsidR="001D4701" w:rsidRPr="00F77C70" w:rsidRDefault="001D4701" w:rsidP="00D62B4B">
            <w:pPr>
              <w:spacing w:after="0"/>
              <w:rPr>
                <w:rFonts w:ascii="Polo" w:hAnsi="Polo"/>
                <w:lang w:val="en-US"/>
              </w:rPr>
            </w:pPr>
            <w:r w:rsidRPr="00F77C70">
              <w:rPr>
                <w:rFonts w:ascii="Polo" w:hAnsi="Polo"/>
                <w:lang w:val="en-US"/>
              </w:rPr>
              <w:t>string</w:t>
            </w:r>
          </w:p>
        </w:tc>
        <w:tc>
          <w:tcPr>
            <w:tcW w:w="970" w:type="dxa"/>
          </w:tcPr>
          <w:p w14:paraId="4F69B966" w14:textId="77777777" w:rsidR="001D4701" w:rsidRPr="00F77C70" w:rsidRDefault="001D4701" w:rsidP="00D62B4B">
            <w:pPr>
              <w:spacing w:after="0"/>
              <w:rPr>
                <w:rFonts w:ascii="Polo" w:hAnsi="Polo"/>
                <w:lang w:val="en-US"/>
              </w:rPr>
            </w:pPr>
            <w:r w:rsidRPr="00F77C70">
              <w:rPr>
                <w:rFonts w:ascii="Polo" w:hAnsi="Polo"/>
                <w:lang w:val="en-US"/>
              </w:rPr>
              <w:t>X</w:t>
            </w:r>
          </w:p>
        </w:tc>
      </w:tr>
    </w:tbl>
    <w:p w14:paraId="46FF2717" w14:textId="77777777" w:rsidR="00152A98" w:rsidRPr="00F77C70" w:rsidRDefault="00152A98" w:rsidP="00152A98">
      <w:pPr>
        <w:pStyle w:val="berschrift5"/>
        <w:rPr>
          <w:lang w:val="en-US"/>
        </w:rPr>
      </w:pPr>
      <w:r w:rsidRPr="00F77C70">
        <w:rPr>
          <w:lang w:val="en-US"/>
        </w:rPr>
        <w:lastRenderedPageBreak/>
        <w:t>Example request</w:t>
      </w:r>
    </w:p>
    <w:p w14:paraId="458B8402" w14:textId="14E83810" w:rsidR="00152A98" w:rsidRPr="00F77C70" w:rsidRDefault="00152A98" w:rsidP="00152A98">
      <w:pPr>
        <w:rPr>
          <w:lang w:val="en-US"/>
        </w:rPr>
      </w:pPr>
      <w:r w:rsidRPr="00F77C70">
        <w:rPr>
          <w:lang w:val="en-US"/>
        </w:rPr>
        <w:t>GET /</w:t>
      </w:r>
      <w:proofErr w:type="spellStart"/>
      <w:r w:rsidRPr="00F77C70">
        <w:rPr>
          <w:lang w:val="en-US"/>
        </w:rPr>
        <w:t>offer</w:t>
      </w:r>
      <w:proofErr w:type="gramStart"/>
      <w:r w:rsidR="0025636A">
        <w:rPr>
          <w:lang w:val="en-US"/>
        </w:rPr>
        <w:t>?tokenId</w:t>
      </w:r>
      <w:proofErr w:type="spellEnd"/>
      <w:proofErr w:type="gramEnd"/>
      <w:r w:rsidR="0025636A">
        <w:rPr>
          <w:lang w:val="en-US"/>
        </w:rPr>
        <w:t>=</w:t>
      </w:r>
      <w:r w:rsidRPr="00F77C70">
        <w:rPr>
          <w:bCs/>
          <w:color w:val="000000" w:themeColor="text1"/>
          <w:lang w:val="en-US"/>
        </w:rPr>
        <w:t>klghe54k3e58oudhdfklghe89z</w:t>
      </w:r>
    </w:p>
    <w:p w14:paraId="145414B9" w14:textId="77777777" w:rsidR="00152A98" w:rsidRPr="00F77C70" w:rsidRDefault="00152A98" w:rsidP="00152A98">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152A98" w:rsidRPr="00F77C70" w14:paraId="3D4F973E" w14:textId="77777777" w:rsidTr="00000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8ABC86F" w14:textId="77777777" w:rsidR="00152A98" w:rsidRPr="00F77C70" w:rsidRDefault="00152A98" w:rsidP="000000C4">
            <w:pPr>
              <w:rPr>
                <w:lang w:val="en-US"/>
              </w:rPr>
            </w:pPr>
            <w:r w:rsidRPr="00F77C70">
              <w:rPr>
                <w:lang w:val="en-US"/>
              </w:rPr>
              <w:t>Status code</w:t>
            </w:r>
          </w:p>
        </w:tc>
        <w:tc>
          <w:tcPr>
            <w:tcW w:w="1418" w:type="dxa"/>
          </w:tcPr>
          <w:p w14:paraId="7135323F" w14:textId="77777777" w:rsidR="00152A98" w:rsidRPr="00F77C70" w:rsidRDefault="00152A98" w:rsidP="000000C4">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20D598B2" w14:textId="77777777" w:rsidR="00152A98" w:rsidRPr="00F77C70" w:rsidRDefault="00152A98" w:rsidP="000000C4">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152A98" w:rsidRPr="00F77C70" w14:paraId="5B7BE7A9" w14:textId="77777777" w:rsidTr="00000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69F04E" w14:textId="77777777" w:rsidR="00152A98" w:rsidRPr="00F77C70" w:rsidRDefault="00152A98" w:rsidP="000000C4">
            <w:pPr>
              <w:rPr>
                <w:lang w:val="en-US"/>
              </w:rPr>
            </w:pPr>
            <w:r w:rsidRPr="00F77C70">
              <w:rPr>
                <w:lang w:val="en-US"/>
              </w:rPr>
              <w:t>200</w:t>
            </w:r>
          </w:p>
        </w:tc>
        <w:tc>
          <w:tcPr>
            <w:tcW w:w="1418" w:type="dxa"/>
          </w:tcPr>
          <w:p w14:paraId="48349E74" w14:textId="77777777" w:rsidR="00152A98" w:rsidRPr="00F77C70" w:rsidRDefault="00152A98" w:rsidP="000000C4">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25AF91DF" w14:textId="0D126451" w:rsidR="00152A98" w:rsidRPr="00F77C70" w:rsidRDefault="002539F1" w:rsidP="000000C4">
            <w:pPr>
              <w:cnfStyle w:val="000000100000" w:firstRow="0" w:lastRow="0" w:firstColumn="0" w:lastColumn="0" w:oddVBand="0" w:evenVBand="0" w:oddHBand="1" w:evenHBand="0" w:firstRowFirstColumn="0" w:firstRowLastColumn="0" w:lastRowFirstColumn="0" w:lastRowLastColumn="0"/>
              <w:rPr>
                <w:bCs/>
                <w:color w:val="000000" w:themeColor="text1"/>
                <w:lang w:val="en-US"/>
              </w:rPr>
            </w:pPr>
            <w:r w:rsidRPr="00F77C70">
              <w:rPr>
                <w:lang w:val="en-US"/>
              </w:rPr>
              <w:t>See complex type "</w:t>
            </w:r>
            <w:proofErr w:type="spellStart"/>
            <w:r w:rsidRPr="00F77C70">
              <w:rPr>
                <w:lang w:val="en-US"/>
              </w:rPr>
              <w:t>ProductAdvisor</w:t>
            </w:r>
            <w:proofErr w:type="spellEnd"/>
            <w:r w:rsidRPr="00F77C70">
              <w:rPr>
                <w:lang w:val="en-US"/>
              </w:rPr>
              <w:t>"</w:t>
            </w:r>
          </w:p>
        </w:tc>
      </w:tr>
      <w:tr w:rsidR="00152A98" w:rsidRPr="00F77C70" w14:paraId="41A10D7E" w14:textId="77777777" w:rsidTr="00000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B731B75" w14:textId="77777777" w:rsidR="00152A98" w:rsidRPr="00F77C70" w:rsidRDefault="00152A98" w:rsidP="000000C4">
            <w:pPr>
              <w:rPr>
                <w:lang w:val="en-US"/>
              </w:rPr>
            </w:pPr>
            <w:r w:rsidRPr="00F77C70">
              <w:rPr>
                <w:lang w:val="en-US"/>
              </w:rPr>
              <w:t>404</w:t>
            </w:r>
          </w:p>
        </w:tc>
        <w:tc>
          <w:tcPr>
            <w:tcW w:w="1418" w:type="dxa"/>
          </w:tcPr>
          <w:p w14:paraId="49F121E8" w14:textId="77777777" w:rsidR="00152A98" w:rsidRPr="00F77C70" w:rsidRDefault="00152A98" w:rsidP="000000C4">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Not found</w:t>
            </w:r>
          </w:p>
        </w:tc>
        <w:tc>
          <w:tcPr>
            <w:tcW w:w="6484" w:type="dxa"/>
          </w:tcPr>
          <w:p w14:paraId="42AEA948" w14:textId="7FA8132F" w:rsidR="00152A98" w:rsidRPr="00F77C70" w:rsidRDefault="00152A98" w:rsidP="009D245A">
            <w:pPr>
              <w:pStyle w:val="Beschriftung"/>
              <w:cnfStyle w:val="000000010000" w:firstRow="0" w:lastRow="0" w:firstColumn="0" w:lastColumn="0" w:oddVBand="0" w:evenVBand="0" w:oddHBand="0" w:evenHBand="1"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r>
            <w:proofErr w:type="gramStart"/>
            <w:r w:rsidRPr="00F77C70">
              <w:rPr>
                <w:b w:val="0"/>
                <w:color w:val="000000" w:themeColor="text1"/>
                <w:sz w:val="22"/>
                <w:szCs w:val="22"/>
                <w:lang w:val="en-US"/>
              </w:rPr>
              <w:t xml:space="preserve"> </w:t>
            </w:r>
            <w:proofErr w:type="gramEnd"/>
            <w:r w:rsidRPr="00F77C70">
              <w:rPr>
                <w:b w:val="0"/>
                <w:color w:val="000000" w:themeColor="text1"/>
                <w:sz w:val="22"/>
                <w:szCs w:val="22"/>
                <w:lang w:val="en-US"/>
              </w:rPr>
              <w:t xml:space="preserve"> {</w:t>
            </w:r>
            <w:r w:rsidR="00EA702D" w:rsidRPr="00F77C70">
              <w:rPr>
                <w:b w:val="0"/>
                <w:color w:val="000000" w:themeColor="text1"/>
                <w:sz w:val="22"/>
                <w:szCs w:val="22"/>
                <w:lang w:val="en-US"/>
              </w:rPr>
              <w:t xml:space="preserve"> "</w:t>
            </w:r>
            <w:r w:rsidRPr="00F77C70">
              <w:rPr>
                <w:b w:val="0"/>
                <w:color w:val="000000" w:themeColor="text1"/>
                <w:sz w:val="22"/>
                <w:szCs w:val="22"/>
                <w:lang w:val="en-US"/>
              </w:rPr>
              <w:t>parameter</w:t>
            </w:r>
            <w:r w:rsidR="00EA702D" w:rsidRPr="00F77C70">
              <w:rPr>
                <w:b w:val="0"/>
                <w:color w:val="000000" w:themeColor="text1"/>
                <w:sz w:val="22"/>
                <w:szCs w:val="22"/>
                <w:lang w:val="en-US"/>
              </w:rPr>
              <w:t>"</w:t>
            </w:r>
            <w:r w:rsidRPr="00F77C70">
              <w:rPr>
                <w:b w:val="0"/>
                <w:color w:val="000000" w:themeColor="text1"/>
                <w:sz w:val="22"/>
                <w:szCs w:val="22"/>
                <w:lang w:val="en-US"/>
              </w:rPr>
              <w:t xml:space="preserve">: </w:t>
            </w:r>
            <w:r w:rsidR="00EA702D"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EA702D" w:rsidRPr="00F77C70">
              <w:rPr>
                <w:b w:val="0"/>
                <w:color w:val="000000" w:themeColor="text1"/>
                <w:sz w:val="22"/>
                <w:szCs w:val="22"/>
                <w:lang w:val="en-US"/>
              </w:rPr>
              <w:t>"</w:t>
            </w:r>
            <w:r w:rsidRPr="00F77C70">
              <w:rPr>
                <w:b w:val="0"/>
                <w:color w:val="000000" w:themeColor="text1"/>
                <w:sz w:val="22"/>
                <w:szCs w:val="22"/>
                <w:lang w:val="en-US"/>
              </w:rPr>
              <w:t>code</w:t>
            </w:r>
            <w:r w:rsidR="00EA702D" w:rsidRPr="00F77C70">
              <w:rPr>
                <w:b w:val="0"/>
                <w:color w:val="000000" w:themeColor="text1"/>
                <w:sz w:val="22"/>
                <w:szCs w:val="22"/>
                <w:lang w:val="en-US"/>
              </w:rPr>
              <w:t>"</w:t>
            </w:r>
            <w:r w:rsidRPr="00F77C70">
              <w:rPr>
                <w:b w:val="0"/>
                <w:color w:val="000000" w:themeColor="text1"/>
                <w:sz w:val="22"/>
                <w:szCs w:val="22"/>
                <w:lang w:val="en-US"/>
              </w:rPr>
              <w:t xml:space="preserve"> : </w:t>
            </w:r>
            <w:r w:rsidR="00EA702D" w:rsidRPr="00F77C70">
              <w:rPr>
                <w:b w:val="0"/>
                <w:color w:val="000000" w:themeColor="text1"/>
                <w:sz w:val="22"/>
                <w:szCs w:val="22"/>
                <w:lang w:val="en-US"/>
              </w:rPr>
              <w:t>"</w:t>
            </w:r>
            <w:r w:rsidRPr="00F77C70">
              <w:rPr>
                <w:b w:val="0"/>
                <w:color w:val="000000" w:themeColor="text1"/>
                <w:sz w:val="22"/>
                <w:szCs w:val="22"/>
                <w:lang w:val="en-US"/>
              </w:rPr>
              <w:t>ERR_</w:t>
            </w:r>
            <w:r w:rsidR="00565F41" w:rsidRPr="00F77C70">
              <w:rPr>
                <w:b w:val="0"/>
                <w:color w:val="000000" w:themeColor="text1"/>
                <w:sz w:val="22"/>
                <w:szCs w:val="22"/>
                <w:lang w:val="en-US"/>
              </w:rPr>
              <w:t>TOKEN</w:t>
            </w:r>
            <w:r w:rsidRPr="00F77C70">
              <w:rPr>
                <w:b w:val="0"/>
                <w:color w:val="000000" w:themeColor="text1"/>
                <w:sz w:val="22"/>
                <w:szCs w:val="22"/>
                <w:lang w:val="en-US"/>
              </w:rPr>
              <w:t>_NOT_FOUND</w:t>
            </w:r>
            <w:r w:rsidR="00EA702D"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EA702D" w:rsidRPr="00F77C70">
              <w:rPr>
                <w:b w:val="0"/>
                <w:color w:val="000000" w:themeColor="text1"/>
                <w:sz w:val="22"/>
                <w:szCs w:val="22"/>
                <w:lang w:val="en-US"/>
              </w:rPr>
              <w:t>"</w:t>
            </w:r>
            <w:r w:rsidRPr="00F77C70">
              <w:rPr>
                <w:b w:val="0"/>
                <w:color w:val="000000" w:themeColor="text1"/>
                <w:sz w:val="22"/>
                <w:szCs w:val="22"/>
                <w:lang w:val="en-US"/>
              </w:rPr>
              <w:t>error-message</w:t>
            </w:r>
            <w:r w:rsidR="00EA702D" w:rsidRPr="00F77C70">
              <w:rPr>
                <w:b w:val="0"/>
                <w:color w:val="000000" w:themeColor="text1"/>
                <w:sz w:val="22"/>
                <w:szCs w:val="22"/>
                <w:lang w:val="en-US"/>
              </w:rPr>
              <w:t>"</w:t>
            </w:r>
            <w:r w:rsidR="00B0708B" w:rsidRPr="00F77C70">
              <w:rPr>
                <w:b w:val="0"/>
                <w:color w:val="000000" w:themeColor="text1"/>
                <w:sz w:val="22"/>
                <w:szCs w:val="22"/>
                <w:lang w:val="en-US"/>
              </w:rPr>
              <w:t xml:space="preserve"> : "</w:t>
            </w:r>
            <w:r w:rsidRPr="00F77C70">
              <w:rPr>
                <w:b w:val="0"/>
                <w:color w:val="000000" w:themeColor="text1"/>
                <w:sz w:val="22"/>
                <w:szCs w:val="22"/>
                <w:lang w:val="en-US"/>
              </w:rPr>
              <w:t xml:space="preserve">No </w:t>
            </w:r>
            <w:r w:rsidR="00565F41" w:rsidRPr="00F77C70">
              <w:rPr>
                <w:b w:val="0"/>
                <w:color w:val="000000" w:themeColor="text1"/>
                <w:sz w:val="22"/>
                <w:szCs w:val="22"/>
                <w:lang w:val="en-US"/>
              </w:rPr>
              <w:t>token</w:t>
            </w:r>
            <w:r w:rsidRPr="00F77C70">
              <w:rPr>
                <w:b w:val="0"/>
                <w:color w:val="000000" w:themeColor="text1"/>
                <w:sz w:val="22"/>
                <w:szCs w:val="22"/>
                <w:lang w:val="en-US"/>
              </w:rPr>
              <w:t xml:space="preserve"> with ID xyz found.</w:t>
            </w:r>
            <w:r w:rsidR="00EA702D" w:rsidRPr="00F77C70">
              <w:rPr>
                <w:b w:val="0"/>
                <w:color w:val="000000" w:themeColor="text1"/>
                <w:sz w:val="22"/>
                <w:szCs w:val="22"/>
                <w:lang w:val="en-US"/>
              </w:rPr>
              <w:t xml:space="preserve"> "</w:t>
            </w:r>
            <w:r w:rsidRPr="00F77C70">
              <w:rPr>
                <w:b w:val="0"/>
                <w:color w:val="000000" w:themeColor="text1"/>
                <w:sz w:val="22"/>
                <w:szCs w:val="22"/>
                <w:lang w:val="en-US"/>
              </w:rPr>
              <w:t xml:space="preserve"> </w:t>
            </w:r>
            <w:r w:rsidRPr="00F77C70">
              <w:rPr>
                <w:b w:val="0"/>
                <w:color w:val="000000" w:themeColor="text1"/>
                <w:sz w:val="22"/>
                <w:szCs w:val="22"/>
                <w:lang w:val="en-US"/>
              </w:rPr>
              <w:br/>
              <w:t xml:space="preserve">   }</w:t>
            </w:r>
            <w:r w:rsidRPr="00F77C70">
              <w:rPr>
                <w:b w:val="0"/>
                <w:color w:val="000000" w:themeColor="text1"/>
                <w:sz w:val="22"/>
                <w:szCs w:val="22"/>
                <w:lang w:val="en-US"/>
              </w:rPr>
              <w:br/>
              <w:t>]</w:t>
            </w:r>
          </w:p>
        </w:tc>
      </w:tr>
    </w:tbl>
    <w:p w14:paraId="6D69FA30" w14:textId="5868CA9B" w:rsidR="008965D7" w:rsidRPr="00F77C70" w:rsidRDefault="00B639DD" w:rsidP="002602D5">
      <w:pPr>
        <w:pStyle w:val="berschrift4"/>
        <w:rPr>
          <w:lang w:val="en-US"/>
        </w:rPr>
      </w:pPr>
      <w:bookmarkStart w:id="47" w:name="_Ref387223153"/>
      <w:r w:rsidRPr="00F77C70">
        <w:rPr>
          <w:lang w:val="en-US"/>
        </w:rPr>
        <w:t>/pdf</w:t>
      </w:r>
      <w:bookmarkEnd w:id="47"/>
    </w:p>
    <w:p w14:paraId="0E63AD72" w14:textId="77046534" w:rsidR="00D917A8" w:rsidRDefault="00B639DD" w:rsidP="002602D5">
      <w:pPr>
        <w:rPr>
          <w:lang w:val="en-US"/>
        </w:rPr>
      </w:pPr>
      <w:r w:rsidRPr="00F77C70">
        <w:rPr>
          <w:lang w:val="en-US"/>
        </w:rPr>
        <w:t xml:space="preserve">This </w:t>
      </w:r>
      <w:r w:rsidR="00B4478C" w:rsidRPr="00F77C70">
        <w:rPr>
          <w:lang w:val="en-US"/>
        </w:rPr>
        <w:t>service</w:t>
      </w:r>
      <w:r w:rsidRPr="00F77C70">
        <w:rPr>
          <w:lang w:val="en-US"/>
        </w:rPr>
        <w:t xml:space="preserve"> is used to retrieve PDF files.</w:t>
      </w:r>
      <w:r w:rsidR="001904EA" w:rsidRPr="00F77C70">
        <w:rPr>
          <w:lang w:val="en-US"/>
        </w:rPr>
        <w:t xml:space="preserve"> </w:t>
      </w:r>
      <w:r w:rsidR="00383CD0" w:rsidRPr="00F77C70">
        <w:rPr>
          <w:lang w:val="en-US"/>
        </w:rPr>
        <w:t>The CQ5 f</w:t>
      </w:r>
      <w:r w:rsidR="001904EA" w:rsidRPr="00F77C70">
        <w:rPr>
          <w:lang w:val="en-US"/>
        </w:rPr>
        <w:t>rontend displays link</w:t>
      </w:r>
      <w:r w:rsidR="00383CD0" w:rsidRPr="00F77C70">
        <w:rPr>
          <w:lang w:val="en-US"/>
        </w:rPr>
        <w:t>s it builds with the data received by other services.</w:t>
      </w:r>
      <w:r w:rsidR="00E0770E" w:rsidRPr="00F77C70">
        <w:rPr>
          <w:lang w:val="en-US"/>
        </w:rPr>
        <w:t xml:space="preserve"> Because the AJAX-standard cannot be used here, the service</w:t>
      </w:r>
      <w:r w:rsidR="00D917A8">
        <w:rPr>
          <w:lang w:val="en-US"/>
        </w:rPr>
        <w:t xml:space="preserve"> can be called directly without authentication header.</w:t>
      </w:r>
      <w:r w:rsidR="00E0770E" w:rsidRPr="00F77C70">
        <w:rPr>
          <w:lang w:val="en-US"/>
        </w:rPr>
        <w:t xml:space="preserve"> </w:t>
      </w:r>
      <w:r w:rsidR="00D917A8">
        <w:rPr>
          <w:lang w:val="en-US"/>
        </w:rPr>
        <w:t>This is not a security issue, because it is a public document (“AGB”s).</w:t>
      </w:r>
    </w:p>
    <w:p w14:paraId="4C32346B" w14:textId="2BBB68F9" w:rsidR="00B639DD" w:rsidRPr="00F77C70" w:rsidRDefault="00D917A8" w:rsidP="002602D5">
      <w:pPr>
        <w:rPr>
          <w:lang w:val="en-US"/>
        </w:rPr>
      </w:pPr>
      <w:r>
        <w:rPr>
          <w:lang w:val="en-US"/>
        </w:rPr>
        <w:t xml:space="preserve">In case of errors (“file not found”) </w:t>
      </w:r>
      <w:r w:rsidR="00E0770E" w:rsidRPr="00F77C70">
        <w:rPr>
          <w:lang w:val="en-US"/>
        </w:rPr>
        <w:t xml:space="preserve">it returns a Redirect-Header to force an error page within the CQ5 while breaking the </w:t>
      </w:r>
      <w:proofErr w:type="spellStart"/>
      <w:r w:rsidR="00E0770E" w:rsidRPr="00F77C70">
        <w:rPr>
          <w:lang w:val="en-US"/>
        </w:rPr>
        <w:t>RESTful</w:t>
      </w:r>
      <w:proofErr w:type="spellEnd"/>
      <w:r w:rsidR="00E0770E" w:rsidRPr="00F77C70">
        <w:rPr>
          <w:lang w:val="en-US"/>
        </w:rPr>
        <w:t xml:space="preserve"> and independent logic with that.</w:t>
      </w:r>
    </w:p>
    <w:p w14:paraId="1EEBCC3A" w14:textId="48FC6B41" w:rsidR="00B639DD" w:rsidRPr="00F77C70" w:rsidRDefault="00B639DD" w:rsidP="002602D5">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213"/>
        <w:gridCol w:w="3543"/>
      </w:tblGrid>
      <w:tr w:rsidR="00B639DD" w:rsidRPr="00F77C70" w14:paraId="6C248B0C" w14:textId="77777777" w:rsidTr="007249E8">
        <w:tc>
          <w:tcPr>
            <w:tcW w:w="3316" w:type="dxa"/>
          </w:tcPr>
          <w:p w14:paraId="7974CB31" w14:textId="77777777" w:rsidR="00B639DD" w:rsidRPr="00F77C70" w:rsidRDefault="00B639DD" w:rsidP="007249E8">
            <w:pPr>
              <w:rPr>
                <w:rFonts w:ascii="Polo" w:hAnsi="Polo"/>
                <w:b/>
                <w:lang w:val="en-US"/>
              </w:rPr>
            </w:pPr>
            <w:r w:rsidRPr="00F77C70">
              <w:rPr>
                <w:rFonts w:ascii="Polo" w:hAnsi="Polo"/>
                <w:b/>
                <w:lang w:val="en-US"/>
              </w:rPr>
              <w:t>Request type</w:t>
            </w:r>
          </w:p>
        </w:tc>
        <w:tc>
          <w:tcPr>
            <w:tcW w:w="2213" w:type="dxa"/>
          </w:tcPr>
          <w:p w14:paraId="10A402C7" w14:textId="77777777" w:rsidR="00B639DD" w:rsidRPr="00F77C70" w:rsidRDefault="00B639DD" w:rsidP="007249E8">
            <w:pPr>
              <w:rPr>
                <w:rFonts w:ascii="Polo" w:hAnsi="Polo"/>
                <w:lang w:val="en-US"/>
              </w:rPr>
            </w:pPr>
            <w:r w:rsidRPr="00F77C70">
              <w:rPr>
                <w:rFonts w:ascii="Polo" w:hAnsi="Polo"/>
                <w:lang w:val="en-US"/>
              </w:rPr>
              <w:t>GET</w:t>
            </w:r>
          </w:p>
        </w:tc>
        <w:tc>
          <w:tcPr>
            <w:tcW w:w="3543" w:type="dxa"/>
          </w:tcPr>
          <w:p w14:paraId="7F0B3606" w14:textId="77777777" w:rsidR="00B639DD" w:rsidRPr="00F77C70" w:rsidRDefault="00B639DD" w:rsidP="007249E8">
            <w:pPr>
              <w:rPr>
                <w:rFonts w:ascii="Polo" w:hAnsi="Polo"/>
                <w:lang w:val="en-US"/>
              </w:rPr>
            </w:pPr>
          </w:p>
        </w:tc>
      </w:tr>
      <w:tr w:rsidR="00B639DD" w:rsidRPr="00F77C70" w14:paraId="44D91A70" w14:textId="77777777" w:rsidTr="007249E8">
        <w:tc>
          <w:tcPr>
            <w:tcW w:w="3316" w:type="dxa"/>
          </w:tcPr>
          <w:p w14:paraId="50F749C3" w14:textId="77777777" w:rsidR="00B639DD" w:rsidRPr="00F77C70" w:rsidRDefault="00B639DD" w:rsidP="007249E8">
            <w:pPr>
              <w:rPr>
                <w:rFonts w:ascii="Polo" w:hAnsi="Polo"/>
                <w:b/>
                <w:lang w:val="en-US"/>
              </w:rPr>
            </w:pPr>
            <w:r w:rsidRPr="00F77C70">
              <w:rPr>
                <w:rFonts w:ascii="Polo" w:hAnsi="Polo"/>
                <w:b/>
                <w:lang w:val="en-US"/>
              </w:rPr>
              <w:t>Response type</w:t>
            </w:r>
          </w:p>
        </w:tc>
        <w:tc>
          <w:tcPr>
            <w:tcW w:w="2213" w:type="dxa"/>
          </w:tcPr>
          <w:p w14:paraId="39D5A82A" w14:textId="06584892" w:rsidR="00B639DD" w:rsidRPr="00F77C70" w:rsidRDefault="001904EA" w:rsidP="007249E8">
            <w:pPr>
              <w:rPr>
                <w:rFonts w:ascii="Polo" w:hAnsi="Polo"/>
                <w:lang w:val="en-US"/>
              </w:rPr>
            </w:pPr>
            <w:r w:rsidRPr="00F77C70">
              <w:rPr>
                <w:rFonts w:ascii="Polo" w:hAnsi="Polo"/>
                <w:lang w:val="en-US"/>
              </w:rPr>
              <w:t>Binary data</w:t>
            </w:r>
          </w:p>
        </w:tc>
        <w:tc>
          <w:tcPr>
            <w:tcW w:w="3543" w:type="dxa"/>
          </w:tcPr>
          <w:p w14:paraId="54A1236E" w14:textId="00FEB206" w:rsidR="00B639DD" w:rsidRPr="00F77C70" w:rsidRDefault="001904EA" w:rsidP="001904EA">
            <w:pPr>
              <w:rPr>
                <w:rFonts w:ascii="Polo" w:hAnsi="Polo"/>
                <w:lang w:val="en-US"/>
              </w:rPr>
            </w:pPr>
            <w:r w:rsidRPr="00F77C70">
              <w:rPr>
                <w:rFonts w:ascii="Polo" w:hAnsi="Polo"/>
                <w:lang w:val="en-US"/>
              </w:rPr>
              <w:t>Mime-Type: application/pdf</w:t>
            </w:r>
          </w:p>
        </w:tc>
      </w:tr>
      <w:tr w:rsidR="00536418" w:rsidRPr="00F77C70" w14:paraId="0BE1BADD" w14:textId="77777777" w:rsidTr="007249E8">
        <w:tc>
          <w:tcPr>
            <w:tcW w:w="3316" w:type="dxa"/>
          </w:tcPr>
          <w:p w14:paraId="1E81F6AD" w14:textId="6DCA693A" w:rsidR="00536418" w:rsidRPr="00F77C70" w:rsidRDefault="00536418" w:rsidP="007249E8">
            <w:pPr>
              <w:rPr>
                <w:rFonts w:ascii="Polo" w:hAnsi="Polo"/>
                <w:b/>
                <w:lang w:val="en-US"/>
              </w:rPr>
            </w:pPr>
            <w:r w:rsidRPr="00F77C70">
              <w:rPr>
                <w:rFonts w:ascii="Polo" w:hAnsi="Polo"/>
                <w:b/>
                <w:lang w:val="en-US"/>
              </w:rPr>
              <w:t>Request-Concept</w:t>
            </w:r>
          </w:p>
        </w:tc>
        <w:tc>
          <w:tcPr>
            <w:tcW w:w="2213" w:type="dxa"/>
          </w:tcPr>
          <w:p w14:paraId="7AE10969" w14:textId="0933D813" w:rsidR="00536418" w:rsidRPr="00F77C70" w:rsidRDefault="00536418" w:rsidP="007249E8">
            <w:pPr>
              <w:rPr>
                <w:rFonts w:ascii="Polo" w:hAnsi="Polo"/>
                <w:lang w:val="en-US"/>
              </w:rPr>
            </w:pPr>
            <w:r w:rsidRPr="00F77C70">
              <w:rPr>
                <w:rFonts w:ascii="Polo" w:hAnsi="Polo"/>
                <w:lang w:val="en-US"/>
              </w:rPr>
              <w:t>Standard request</w:t>
            </w:r>
          </w:p>
        </w:tc>
        <w:tc>
          <w:tcPr>
            <w:tcW w:w="3543" w:type="dxa"/>
          </w:tcPr>
          <w:p w14:paraId="2632F4B0" w14:textId="77777777" w:rsidR="00536418" w:rsidRPr="00F77C70" w:rsidRDefault="00536418" w:rsidP="001904EA">
            <w:pPr>
              <w:rPr>
                <w:rFonts w:ascii="Polo" w:hAnsi="Polo"/>
                <w:lang w:val="en-US"/>
              </w:rPr>
            </w:pPr>
          </w:p>
        </w:tc>
      </w:tr>
    </w:tbl>
    <w:p w14:paraId="4109D560" w14:textId="6798A9E3" w:rsidR="00B639DD" w:rsidRPr="00F77C70" w:rsidRDefault="00B639DD" w:rsidP="002602D5">
      <w:pPr>
        <w:rPr>
          <w:lang w:val="en-US"/>
        </w:rPr>
      </w:pPr>
    </w:p>
    <w:p w14:paraId="15AFEE10" w14:textId="460041C8" w:rsidR="008965D7" w:rsidRPr="00F77C70" w:rsidRDefault="00B639DD" w:rsidP="002602D5">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C972F5" w:rsidRPr="00F77C70" w14:paraId="0050EACA" w14:textId="77777777" w:rsidTr="007249E8">
        <w:tc>
          <w:tcPr>
            <w:tcW w:w="1843" w:type="dxa"/>
            <w:shd w:val="clear" w:color="auto" w:fill="D9D9D9" w:themeFill="background1" w:themeFillShade="D9"/>
          </w:tcPr>
          <w:p w14:paraId="0EFF83A2" w14:textId="77777777" w:rsidR="00C972F5" w:rsidRPr="00F77C70" w:rsidRDefault="00C972F5" w:rsidP="007249E8">
            <w:pPr>
              <w:spacing w:after="0"/>
              <w:rPr>
                <w:rFonts w:ascii="Polo" w:hAnsi="Polo"/>
                <w:b/>
                <w:lang w:val="en-US"/>
              </w:rPr>
            </w:pPr>
            <w:r w:rsidRPr="00F77C70">
              <w:rPr>
                <w:rFonts w:ascii="Polo" w:hAnsi="Polo"/>
                <w:b/>
                <w:lang w:val="en-US"/>
              </w:rPr>
              <w:lastRenderedPageBreak/>
              <w:t>Parameter</w:t>
            </w:r>
          </w:p>
        </w:tc>
        <w:tc>
          <w:tcPr>
            <w:tcW w:w="1675" w:type="dxa"/>
            <w:shd w:val="clear" w:color="auto" w:fill="D9D9D9" w:themeFill="background1" w:themeFillShade="D9"/>
          </w:tcPr>
          <w:p w14:paraId="7B69A149" w14:textId="77777777" w:rsidR="00C972F5" w:rsidRPr="00F77C70" w:rsidRDefault="00C972F5" w:rsidP="007249E8">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1E5D59A5" w14:textId="77777777" w:rsidR="00C972F5" w:rsidRPr="00F77C70" w:rsidRDefault="00C972F5" w:rsidP="007249E8">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7E44C69C" w14:textId="77777777" w:rsidR="00C972F5" w:rsidRPr="00F77C70" w:rsidRDefault="00C972F5" w:rsidP="007249E8">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2F844D4D" w14:textId="77777777" w:rsidR="00C972F5" w:rsidRPr="00F77C70" w:rsidRDefault="00C972F5" w:rsidP="007249E8">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01965BEB" w14:textId="77777777" w:rsidR="00C972F5" w:rsidRPr="00F77C70" w:rsidRDefault="00C972F5" w:rsidP="007249E8">
            <w:pPr>
              <w:spacing w:after="0"/>
              <w:rPr>
                <w:rFonts w:ascii="Polo" w:hAnsi="Polo"/>
                <w:b/>
                <w:lang w:val="en-US"/>
              </w:rPr>
            </w:pPr>
            <w:r w:rsidRPr="00F77C70">
              <w:rPr>
                <w:rFonts w:ascii="Polo" w:hAnsi="Polo"/>
                <w:b/>
                <w:lang w:val="en-US"/>
              </w:rPr>
              <w:t>Required</w:t>
            </w:r>
          </w:p>
        </w:tc>
      </w:tr>
      <w:tr w:rsidR="00C972F5" w:rsidRPr="00F77C70" w14:paraId="365F1A4C" w14:textId="77777777" w:rsidTr="007249E8">
        <w:tc>
          <w:tcPr>
            <w:tcW w:w="1843" w:type="dxa"/>
          </w:tcPr>
          <w:p w14:paraId="5B4C2CC7" w14:textId="3501CB7F" w:rsidR="00C972F5" w:rsidRPr="00F77C70" w:rsidRDefault="00C972F5" w:rsidP="007249E8">
            <w:pPr>
              <w:spacing w:after="0"/>
              <w:rPr>
                <w:rFonts w:ascii="Polo" w:hAnsi="Polo"/>
                <w:lang w:val="en-US"/>
              </w:rPr>
            </w:pPr>
            <w:r w:rsidRPr="00F77C70">
              <w:rPr>
                <w:rFonts w:ascii="Polo" w:hAnsi="Polo"/>
                <w:lang w:val="en-US"/>
              </w:rPr>
              <w:t>type</w:t>
            </w:r>
          </w:p>
        </w:tc>
        <w:tc>
          <w:tcPr>
            <w:tcW w:w="1675" w:type="dxa"/>
          </w:tcPr>
          <w:p w14:paraId="145EA849" w14:textId="08C2E11D" w:rsidR="00C972F5" w:rsidRPr="005B48EE" w:rsidRDefault="00C972F5" w:rsidP="007249E8">
            <w:pPr>
              <w:spacing w:after="0"/>
              <w:rPr>
                <w:rFonts w:ascii="Polo" w:hAnsi="Polo"/>
              </w:rPr>
            </w:pPr>
            <w:proofErr w:type="spellStart"/>
            <w:r w:rsidRPr="005B48EE">
              <w:rPr>
                <w:rFonts w:ascii="Polo" w:hAnsi="Polo"/>
              </w:rPr>
              <w:t>agb</w:t>
            </w:r>
            <w:proofErr w:type="spellEnd"/>
            <w:r w:rsidRPr="005B48EE">
              <w:rPr>
                <w:rFonts w:ascii="Polo" w:hAnsi="Polo"/>
              </w:rPr>
              <w:t xml:space="preserve"> </w:t>
            </w:r>
            <w:r w:rsidR="0016173F" w:rsidRPr="005B48EE">
              <w:rPr>
                <w:rFonts w:ascii="Polo" w:hAnsi="Polo"/>
              </w:rPr>
              <w:t xml:space="preserve">/ </w:t>
            </w:r>
            <w:proofErr w:type="spellStart"/>
            <w:r w:rsidR="0016173F" w:rsidRPr="005B48EE">
              <w:rPr>
                <w:rFonts w:ascii="Polo" w:hAnsi="Polo"/>
              </w:rPr>
              <w:t>gvv</w:t>
            </w:r>
            <w:proofErr w:type="spellEnd"/>
            <w:r w:rsidR="0016173F" w:rsidRPr="005B48EE">
              <w:rPr>
                <w:rFonts w:ascii="Polo" w:hAnsi="Polo"/>
              </w:rPr>
              <w:t xml:space="preserve"> </w:t>
            </w:r>
            <w:r w:rsidRPr="005B48EE">
              <w:rPr>
                <w:rFonts w:ascii="Polo" w:hAnsi="Polo"/>
              </w:rPr>
              <w:t xml:space="preserve">/ </w:t>
            </w:r>
            <w:proofErr w:type="spellStart"/>
            <w:r w:rsidRPr="005B48EE">
              <w:rPr>
                <w:rFonts w:ascii="Polo" w:hAnsi="Polo"/>
              </w:rPr>
              <w:t>auftrag</w:t>
            </w:r>
            <w:proofErr w:type="spellEnd"/>
            <w:r w:rsidR="00377029" w:rsidRPr="005B48EE">
              <w:rPr>
                <w:rFonts w:ascii="Polo" w:hAnsi="Polo"/>
              </w:rPr>
              <w:t xml:space="preserve"> / </w:t>
            </w:r>
            <w:proofErr w:type="spellStart"/>
            <w:r w:rsidR="00377029" w:rsidRPr="005B48EE">
              <w:rPr>
                <w:rFonts w:ascii="Polo" w:hAnsi="Polo"/>
              </w:rPr>
              <w:t>tarifbeiblatt</w:t>
            </w:r>
            <w:proofErr w:type="spellEnd"/>
            <w:r w:rsidR="006423BA" w:rsidRPr="005B48EE">
              <w:rPr>
                <w:rFonts w:ascii="Polo" w:hAnsi="Polo"/>
              </w:rPr>
              <w:t xml:space="preserve"> / </w:t>
            </w:r>
            <w:proofErr w:type="spellStart"/>
            <w:r w:rsidR="006423BA" w:rsidRPr="005B48EE">
              <w:rPr>
                <w:rFonts w:ascii="Polo" w:hAnsi="Polo"/>
              </w:rPr>
              <w:t>preiszusammensetzung</w:t>
            </w:r>
            <w:proofErr w:type="spellEnd"/>
          </w:p>
        </w:tc>
        <w:tc>
          <w:tcPr>
            <w:tcW w:w="2578" w:type="dxa"/>
          </w:tcPr>
          <w:p w14:paraId="0E6AB1C5" w14:textId="1189B533" w:rsidR="00C972F5" w:rsidRPr="005B48EE" w:rsidRDefault="00C972F5" w:rsidP="007249E8">
            <w:pPr>
              <w:spacing w:after="0"/>
              <w:rPr>
                <w:rFonts w:ascii="Polo" w:hAnsi="Polo"/>
              </w:rPr>
            </w:pPr>
            <w:proofErr w:type="spellStart"/>
            <w:r w:rsidRPr="005B48EE">
              <w:rPr>
                <w:rFonts w:ascii="Polo" w:hAnsi="Polo"/>
              </w:rPr>
              <w:t>agb</w:t>
            </w:r>
            <w:proofErr w:type="spellEnd"/>
            <w:r w:rsidRPr="005B48EE">
              <w:rPr>
                <w:rFonts w:ascii="Polo" w:hAnsi="Polo"/>
              </w:rPr>
              <w:t xml:space="preserve"> </w:t>
            </w:r>
            <w:r w:rsidR="0016173F" w:rsidRPr="005B48EE">
              <w:rPr>
                <w:rFonts w:ascii="Polo" w:hAnsi="Polo"/>
              </w:rPr>
              <w:t xml:space="preserve">/ </w:t>
            </w:r>
            <w:proofErr w:type="spellStart"/>
            <w:r w:rsidR="0016173F" w:rsidRPr="005B48EE">
              <w:rPr>
                <w:rFonts w:ascii="Polo" w:hAnsi="Polo"/>
              </w:rPr>
              <w:t>gvv</w:t>
            </w:r>
            <w:proofErr w:type="spellEnd"/>
            <w:r w:rsidR="0016173F" w:rsidRPr="005B48EE">
              <w:rPr>
                <w:rFonts w:ascii="Polo" w:hAnsi="Polo"/>
              </w:rPr>
              <w:t xml:space="preserve"> </w:t>
            </w:r>
            <w:r w:rsidRPr="005B48EE">
              <w:rPr>
                <w:rFonts w:ascii="Polo" w:hAnsi="Polo"/>
              </w:rPr>
              <w:t xml:space="preserve">/ </w:t>
            </w:r>
            <w:proofErr w:type="spellStart"/>
            <w:r w:rsidRPr="005B48EE">
              <w:rPr>
                <w:rFonts w:ascii="Polo" w:hAnsi="Polo"/>
              </w:rPr>
              <w:t>auftrag</w:t>
            </w:r>
            <w:proofErr w:type="spellEnd"/>
            <w:r w:rsidR="00100B8F" w:rsidRPr="005B48EE">
              <w:rPr>
                <w:rFonts w:ascii="Polo" w:hAnsi="Polo"/>
              </w:rPr>
              <w:t xml:space="preserve"> / </w:t>
            </w:r>
            <w:proofErr w:type="spellStart"/>
            <w:r w:rsidR="00100B8F" w:rsidRPr="005B48EE">
              <w:rPr>
                <w:rFonts w:ascii="Polo" w:hAnsi="Polo"/>
              </w:rPr>
              <w:t>tarifbeiblatt</w:t>
            </w:r>
            <w:proofErr w:type="spellEnd"/>
            <w:r w:rsidR="00100B8F" w:rsidRPr="005B48EE">
              <w:rPr>
                <w:rFonts w:ascii="Polo" w:hAnsi="Polo"/>
              </w:rPr>
              <w:t xml:space="preserve"> / </w:t>
            </w:r>
            <w:proofErr w:type="spellStart"/>
            <w:r w:rsidR="00100B8F" w:rsidRPr="005B48EE">
              <w:rPr>
                <w:rFonts w:ascii="Polo" w:hAnsi="Polo"/>
              </w:rPr>
              <w:t>preiszusammensetzung</w:t>
            </w:r>
            <w:proofErr w:type="spellEnd"/>
          </w:p>
        </w:tc>
        <w:tc>
          <w:tcPr>
            <w:tcW w:w="992" w:type="dxa"/>
          </w:tcPr>
          <w:p w14:paraId="2E327D5A" w14:textId="793AAAFB" w:rsidR="00C972F5" w:rsidRPr="00F77C70" w:rsidRDefault="00C972F5" w:rsidP="007249E8">
            <w:pPr>
              <w:spacing w:after="0"/>
              <w:rPr>
                <w:rFonts w:ascii="Polo" w:hAnsi="Polo"/>
                <w:lang w:val="en-US"/>
              </w:rPr>
            </w:pPr>
            <w:r w:rsidRPr="00F77C70">
              <w:rPr>
                <w:rFonts w:ascii="Polo" w:hAnsi="Polo"/>
                <w:lang w:val="en-US"/>
              </w:rPr>
              <w:t>Query</w:t>
            </w:r>
          </w:p>
        </w:tc>
        <w:tc>
          <w:tcPr>
            <w:tcW w:w="1120" w:type="dxa"/>
          </w:tcPr>
          <w:p w14:paraId="61FFB4AB" w14:textId="3A3AF8E6" w:rsidR="00C972F5" w:rsidRPr="00F77C70" w:rsidRDefault="00C972F5" w:rsidP="007249E8">
            <w:pPr>
              <w:spacing w:after="0"/>
              <w:rPr>
                <w:rFonts w:ascii="Polo" w:hAnsi="Polo"/>
                <w:lang w:val="en-US"/>
              </w:rPr>
            </w:pPr>
            <w:r w:rsidRPr="00F77C70">
              <w:rPr>
                <w:rFonts w:ascii="Polo" w:hAnsi="Polo"/>
                <w:lang w:val="en-US"/>
              </w:rPr>
              <w:t>string</w:t>
            </w:r>
          </w:p>
        </w:tc>
        <w:tc>
          <w:tcPr>
            <w:tcW w:w="970" w:type="dxa"/>
          </w:tcPr>
          <w:p w14:paraId="29C2EF32" w14:textId="12874F28" w:rsidR="00C972F5" w:rsidRPr="00F77C70" w:rsidRDefault="00C972F5" w:rsidP="007249E8">
            <w:pPr>
              <w:spacing w:after="0"/>
              <w:rPr>
                <w:rFonts w:ascii="Polo" w:hAnsi="Polo"/>
                <w:lang w:val="en-US"/>
              </w:rPr>
            </w:pPr>
            <w:r w:rsidRPr="00F77C70">
              <w:rPr>
                <w:rFonts w:ascii="Polo" w:hAnsi="Polo"/>
                <w:lang w:val="en-US"/>
              </w:rPr>
              <w:t>X</w:t>
            </w:r>
          </w:p>
        </w:tc>
      </w:tr>
      <w:tr w:rsidR="00C972F5" w:rsidRPr="00F77C70" w14:paraId="40AF1BFE" w14:textId="77777777" w:rsidTr="007249E8">
        <w:tc>
          <w:tcPr>
            <w:tcW w:w="1843" w:type="dxa"/>
          </w:tcPr>
          <w:p w14:paraId="021E1BD8" w14:textId="20E89B95" w:rsidR="00C972F5" w:rsidRPr="00F77C70" w:rsidRDefault="00C972F5" w:rsidP="007249E8">
            <w:pPr>
              <w:spacing w:after="0"/>
              <w:rPr>
                <w:rFonts w:ascii="Polo" w:hAnsi="Polo"/>
                <w:lang w:val="en-US"/>
              </w:rPr>
            </w:pPr>
            <w:r w:rsidRPr="00F77C70">
              <w:rPr>
                <w:rFonts w:ascii="Polo" w:hAnsi="Polo"/>
                <w:lang w:val="en-US"/>
              </w:rPr>
              <w:t>filename</w:t>
            </w:r>
          </w:p>
        </w:tc>
        <w:tc>
          <w:tcPr>
            <w:tcW w:w="1675" w:type="dxa"/>
          </w:tcPr>
          <w:p w14:paraId="581ECD2A" w14:textId="11223050" w:rsidR="00C972F5" w:rsidRPr="00F77C70" w:rsidRDefault="00C972F5" w:rsidP="007249E8">
            <w:pPr>
              <w:spacing w:after="0"/>
              <w:rPr>
                <w:rFonts w:ascii="Polo" w:hAnsi="Polo"/>
                <w:lang w:val="en-US"/>
              </w:rPr>
            </w:pPr>
            <w:r w:rsidRPr="00F77C70">
              <w:rPr>
                <w:rFonts w:ascii="Polo" w:hAnsi="Polo"/>
                <w:lang w:val="en-US"/>
              </w:rPr>
              <w:t>EHA00_E009132.pdf</w:t>
            </w:r>
          </w:p>
        </w:tc>
        <w:tc>
          <w:tcPr>
            <w:tcW w:w="2578" w:type="dxa"/>
          </w:tcPr>
          <w:p w14:paraId="2BEBCCFE" w14:textId="668F41D2" w:rsidR="007947C7" w:rsidRPr="00F77C70" w:rsidRDefault="007947C7" w:rsidP="007249E8">
            <w:pPr>
              <w:spacing w:after="0"/>
              <w:rPr>
                <w:rFonts w:ascii="Polo" w:hAnsi="Polo"/>
                <w:lang w:val="en-US"/>
              </w:rPr>
            </w:pPr>
            <w:r w:rsidRPr="00F77C70">
              <w:rPr>
                <w:rFonts w:ascii="Polo" w:hAnsi="Polo"/>
                <w:lang w:val="en-US"/>
              </w:rPr>
              <w:t>Frontend must generate target filename:</w:t>
            </w:r>
          </w:p>
          <w:p w14:paraId="1023F3E8" w14:textId="77777777" w:rsidR="007947C7" w:rsidRPr="00F77C70" w:rsidRDefault="007947C7" w:rsidP="007249E8">
            <w:pPr>
              <w:spacing w:after="0"/>
              <w:rPr>
                <w:rFonts w:ascii="Polo" w:hAnsi="Polo"/>
                <w:lang w:val="en-US"/>
              </w:rPr>
            </w:pPr>
          </w:p>
          <w:p w14:paraId="28DD20A7" w14:textId="6F17EF60" w:rsidR="001904EA" w:rsidRPr="00F77C70" w:rsidRDefault="001904EA" w:rsidP="007249E8">
            <w:pPr>
              <w:spacing w:after="0"/>
              <w:rPr>
                <w:rFonts w:ascii="Polo" w:hAnsi="Polo"/>
                <w:lang w:val="en-US"/>
              </w:rPr>
            </w:pPr>
            <w:proofErr w:type="spellStart"/>
            <w:r w:rsidRPr="00F77C70">
              <w:rPr>
                <w:rFonts w:ascii="Polo" w:hAnsi="Polo"/>
                <w:lang w:val="en-US"/>
              </w:rPr>
              <w:t>agb</w:t>
            </w:r>
            <w:proofErr w:type="spellEnd"/>
            <w:r w:rsidRPr="00F77C70">
              <w:rPr>
                <w:rFonts w:ascii="Polo" w:hAnsi="Polo"/>
                <w:lang w:val="en-US"/>
              </w:rPr>
              <w:t xml:space="preserve"> filename pattern: AGB_[Type]_[</w:t>
            </w:r>
            <w:proofErr w:type="spellStart"/>
            <w:r w:rsidRPr="00F77C70">
              <w:rPr>
                <w:rFonts w:ascii="Polo" w:hAnsi="Polo"/>
                <w:lang w:val="en-US"/>
              </w:rPr>
              <w:t>salesArea</w:t>
            </w:r>
            <w:proofErr w:type="spellEnd"/>
            <w:r w:rsidRPr="00F77C70">
              <w:rPr>
                <w:rFonts w:ascii="Polo" w:hAnsi="Polo"/>
                <w:lang w:val="en-US"/>
              </w:rPr>
              <w:t>]</w:t>
            </w:r>
            <w:r w:rsidR="007947C7" w:rsidRPr="00F77C70">
              <w:rPr>
                <w:rFonts w:ascii="Polo" w:hAnsi="Polo"/>
                <w:lang w:val="en-US"/>
              </w:rPr>
              <w:t>_[</w:t>
            </w:r>
            <w:proofErr w:type="spellStart"/>
            <w:r w:rsidR="007947C7" w:rsidRPr="00F77C70">
              <w:rPr>
                <w:rFonts w:ascii="Polo" w:hAnsi="Polo"/>
                <w:lang w:val="en-US"/>
              </w:rPr>
              <w:t>optional:Gewerbe</w:t>
            </w:r>
            <w:proofErr w:type="spellEnd"/>
            <w:r w:rsidR="007947C7" w:rsidRPr="00F77C70">
              <w:rPr>
                <w:rFonts w:ascii="Polo" w:hAnsi="Polo"/>
                <w:lang w:val="en-US"/>
              </w:rPr>
              <w:t>]</w:t>
            </w:r>
            <w:r w:rsidRPr="00F77C70">
              <w:rPr>
                <w:rFonts w:ascii="Polo" w:hAnsi="Polo"/>
                <w:lang w:val="en-US"/>
              </w:rPr>
              <w:t>.pdf,</w:t>
            </w:r>
          </w:p>
          <w:p w14:paraId="54362EAB" w14:textId="77777777" w:rsidR="001904EA" w:rsidRPr="00F77C70" w:rsidRDefault="001904EA" w:rsidP="007249E8">
            <w:pPr>
              <w:spacing w:after="0"/>
              <w:rPr>
                <w:rFonts w:ascii="Polo" w:hAnsi="Polo"/>
                <w:lang w:val="en-US"/>
              </w:rPr>
            </w:pPr>
            <w:proofErr w:type="spellStart"/>
            <w:r w:rsidRPr="00F77C70">
              <w:rPr>
                <w:rFonts w:ascii="Polo" w:hAnsi="Polo"/>
                <w:lang w:val="en-US"/>
              </w:rPr>
              <w:t>auftrag</w:t>
            </w:r>
            <w:proofErr w:type="spellEnd"/>
            <w:r w:rsidRPr="00F77C70">
              <w:rPr>
                <w:rFonts w:ascii="Polo" w:hAnsi="Polo"/>
                <w:lang w:val="en-US"/>
              </w:rPr>
              <w:t xml:space="preserve"> filename pattern:</w:t>
            </w:r>
          </w:p>
          <w:p w14:paraId="3D80B794" w14:textId="77777777" w:rsidR="00C972F5" w:rsidRPr="00F77C70" w:rsidRDefault="001904EA" w:rsidP="007249E8">
            <w:pPr>
              <w:spacing w:after="0"/>
              <w:rPr>
                <w:rFonts w:ascii="Polo" w:hAnsi="Polo"/>
                <w:lang w:val="en-US"/>
              </w:rPr>
            </w:pPr>
            <w:r w:rsidRPr="00F77C70">
              <w:rPr>
                <w:rFonts w:ascii="Polo" w:hAnsi="Polo"/>
                <w:lang w:val="en-US"/>
              </w:rPr>
              <w:t>[</w:t>
            </w:r>
            <w:proofErr w:type="spellStart"/>
            <w:r w:rsidRPr="00F77C70">
              <w:rPr>
                <w:rFonts w:ascii="Polo" w:hAnsi="Polo"/>
                <w:lang w:val="en-US"/>
              </w:rPr>
              <w:t>productId</w:t>
            </w:r>
            <w:proofErr w:type="spellEnd"/>
            <w:r w:rsidRPr="00F77C70">
              <w:rPr>
                <w:rFonts w:ascii="Polo" w:hAnsi="Polo"/>
                <w:lang w:val="en-US"/>
              </w:rPr>
              <w:t xml:space="preserve">].pdf, for example: </w:t>
            </w:r>
            <w:r w:rsidR="00C972F5" w:rsidRPr="00F77C70">
              <w:rPr>
                <w:rFonts w:ascii="Polo" w:hAnsi="Polo"/>
                <w:lang w:val="en-US"/>
              </w:rPr>
              <w:t>EHA00_E009132.pdf</w:t>
            </w:r>
            <w:r w:rsidR="00DD161E" w:rsidRPr="00F77C70">
              <w:rPr>
                <w:rFonts w:ascii="Polo" w:hAnsi="Polo"/>
                <w:lang w:val="en-US"/>
              </w:rPr>
              <w:t xml:space="preserve">, Exception: </w:t>
            </w:r>
            <w:proofErr w:type="spellStart"/>
            <w:r w:rsidR="00DD161E" w:rsidRPr="00F77C70">
              <w:rPr>
                <w:rFonts w:ascii="Polo" w:hAnsi="Polo"/>
                <w:lang w:val="en-US"/>
              </w:rPr>
              <w:t>Heizstrom</w:t>
            </w:r>
            <w:proofErr w:type="spellEnd"/>
            <w:r w:rsidR="00DD161E" w:rsidRPr="00F77C70">
              <w:rPr>
                <w:rFonts w:ascii="Polo" w:hAnsi="Polo"/>
                <w:lang w:val="en-US"/>
              </w:rPr>
              <w:t xml:space="preserve"> AGB for business customers must not use suffix </w:t>
            </w:r>
            <w:proofErr w:type="spellStart"/>
            <w:r w:rsidR="00DD161E" w:rsidRPr="00F77C70">
              <w:rPr>
                <w:rFonts w:ascii="Polo" w:hAnsi="Polo"/>
                <w:lang w:val="en-US"/>
              </w:rPr>
              <w:t>Gewerbe</w:t>
            </w:r>
            <w:proofErr w:type="spellEnd"/>
          </w:p>
          <w:p w14:paraId="0E0F76EB" w14:textId="77777777" w:rsidR="0016173F" w:rsidRPr="00F77C70" w:rsidRDefault="0016173F" w:rsidP="007249E8">
            <w:pPr>
              <w:spacing w:after="0"/>
              <w:rPr>
                <w:rFonts w:ascii="Polo" w:hAnsi="Polo"/>
                <w:lang w:val="en-US"/>
              </w:rPr>
            </w:pPr>
          </w:p>
          <w:p w14:paraId="30B197BB" w14:textId="4D969701" w:rsidR="0016173F" w:rsidRPr="00F77C70" w:rsidRDefault="0016173F" w:rsidP="0016173F">
            <w:pPr>
              <w:spacing w:after="0"/>
              <w:rPr>
                <w:rFonts w:ascii="Polo" w:hAnsi="Polo"/>
                <w:lang w:val="en-US"/>
              </w:rPr>
            </w:pPr>
            <w:proofErr w:type="spellStart"/>
            <w:r w:rsidRPr="00F77C70">
              <w:rPr>
                <w:rFonts w:ascii="Polo" w:hAnsi="Polo"/>
                <w:lang w:val="en-US"/>
              </w:rPr>
              <w:t>gvv</w:t>
            </w:r>
            <w:proofErr w:type="spellEnd"/>
            <w:r w:rsidRPr="00F77C70">
              <w:rPr>
                <w:rFonts w:ascii="Polo" w:hAnsi="Polo"/>
                <w:lang w:val="en-US"/>
              </w:rPr>
              <w:t xml:space="preserve"> filename pattern: electricity -  https://www.eon.de/resources/base/docs/pdf/Produktinformationen/gvv/StromGVV.pdf</w:t>
            </w:r>
            <w:r w:rsidRPr="00F77C70">
              <w:rPr>
                <w:lang w:val="en-US"/>
              </w:rPr>
              <w:t xml:space="preserve"> </w:t>
            </w:r>
            <w:r w:rsidRPr="00F77C70">
              <w:rPr>
                <w:lang w:val="en-US"/>
              </w:rPr>
              <w:br/>
              <w:t xml:space="preserve">gas - </w:t>
            </w:r>
            <w:r w:rsidRPr="00F77C70">
              <w:rPr>
                <w:rFonts w:ascii="Polo" w:hAnsi="Polo"/>
                <w:lang w:val="en-US"/>
              </w:rPr>
              <w:t>https://www.eon.de/resources/base/docs/pdf/Produktinformationen/gvv/GasGVV.pdf</w:t>
            </w:r>
          </w:p>
        </w:tc>
        <w:tc>
          <w:tcPr>
            <w:tcW w:w="992" w:type="dxa"/>
          </w:tcPr>
          <w:p w14:paraId="2816B8C0" w14:textId="5ABE69A6" w:rsidR="00C972F5" w:rsidRPr="00F77C70" w:rsidRDefault="00C972F5" w:rsidP="007249E8">
            <w:pPr>
              <w:spacing w:after="0"/>
              <w:rPr>
                <w:rFonts w:ascii="Polo" w:hAnsi="Polo"/>
                <w:lang w:val="en-US"/>
              </w:rPr>
            </w:pPr>
            <w:r w:rsidRPr="00F77C70">
              <w:rPr>
                <w:rFonts w:ascii="Polo" w:hAnsi="Polo"/>
                <w:lang w:val="en-US"/>
              </w:rPr>
              <w:t>Query</w:t>
            </w:r>
          </w:p>
        </w:tc>
        <w:tc>
          <w:tcPr>
            <w:tcW w:w="1120" w:type="dxa"/>
          </w:tcPr>
          <w:p w14:paraId="0ABA7319" w14:textId="036B661A" w:rsidR="00C972F5" w:rsidRPr="00F77C70" w:rsidRDefault="00C972F5" w:rsidP="007249E8">
            <w:pPr>
              <w:spacing w:after="0"/>
              <w:rPr>
                <w:rFonts w:ascii="Polo" w:hAnsi="Polo"/>
                <w:lang w:val="en-US"/>
              </w:rPr>
            </w:pPr>
            <w:r w:rsidRPr="00F77C70">
              <w:rPr>
                <w:rFonts w:ascii="Polo" w:hAnsi="Polo"/>
                <w:lang w:val="en-US"/>
              </w:rPr>
              <w:t>string</w:t>
            </w:r>
          </w:p>
        </w:tc>
        <w:tc>
          <w:tcPr>
            <w:tcW w:w="970" w:type="dxa"/>
          </w:tcPr>
          <w:p w14:paraId="2DDE354A" w14:textId="2122E0E1" w:rsidR="00C972F5" w:rsidRPr="00F77C70" w:rsidRDefault="00C972F5" w:rsidP="007249E8">
            <w:pPr>
              <w:spacing w:after="0"/>
              <w:rPr>
                <w:rFonts w:ascii="Polo" w:hAnsi="Polo"/>
                <w:lang w:val="en-US"/>
              </w:rPr>
            </w:pPr>
            <w:r w:rsidRPr="00F77C70">
              <w:rPr>
                <w:rFonts w:ascii="Polo" w:hAnsi="Polo"/>
                <w:lang w:val="en-US"/>
              </w:rPr>
              <w:t>X</w:t>
            </w:r>
          </w:p>
        </w:tc>
      </w:tr>
      <w:tr w:rsidR="00C82425" w:rsidRPr="00F77C70" w14:paraId="0E15989C" w14:textId="77777777" w:rsidTr="007249E8">
        <w:tc>
          <w:tcPr>
            <w:tcW w:w="1843" w:type="dxa"/>
          </w:tcPr>
          <w:p w14:paraId="29EA2057" w14:textId="6D8C4B19" w:rsidR="00C82425" w:rsidRPr="00F77C70" w:rsidRDefault="00C82425" w:rsidP="007249E8">
            <w:pPr>
              <w:spacing w:after="0"/>
              <w:rPr>
                <w:rFonts w:ascii="Polo" w:hAnsi="Polo"/>
                <w:lang w:val="en-US"/>
              </w:rPr>
            </w:pPr>
            <w:proofErr w:type="spellStart"/>
            <w:r w:rsidRPr="00F77C70">
              <w:rPr>
                <w:rFonts w:ascii="Polo" w:hAnsi="Polo"/>
                <w:lang w:val="en-US"/>
              </w:rPr>
              <w:t>errorUrl</w:t>
            </w:r>
            <w:proofErr w:type="spellEnd"/>
          </w:p>
        </w:tc>
        <w:tc>
          <w:tcPr>
            <w:tcW w:w="1675" w:type="dxa"/>
          </w:tcPr>
          <w:p w14:paraId="15E76A92" w14:textId="1831D253" w:rsidR="00C82425" w:rsidRPr="00F77C70" w:rsidRDefault="00CB0E2B" w:rsidP="007249E8">
            <w:pPr>
              <w:spacing w:after="0"/>
              <w:rPr>
                <w:rFonts w:ascii="Polo" w:hAnsi="Polo"/>
                <w:lang w:val="en-US"/>
              </w:rPr>
            </w:pPr>
            <w:r>
              <w:fldChar w:fldCharType="begin"/>
            </w:r>
            <w:r w:rsidRPr="002666EA">
              <w:rPr>
                <w:lang w:val="en-US"/>
                <w:rPrChange w:id="48" w:author="Autor">
                  <w:rPr/>
                </w:rPrChange>
              </w:rPr>
              <w:instrText xml:space="preserve"> HYPERLINK "https://www.eon.de/file_not_found.html" </w:instrText>
            </w:r>
            <w:r>
              <w:fldChar w:fldCharType="separate"/>
            </w:r>
            <w:r w:rsidR="009E5767" w:rsidRPr="00F77C70">
              <w:rPr>
                <w:rStyle w:val="Hyperlink"/>
                <w:rFonts w:ascii="Polo" w:hAnsi="Polo" w:cstheme="minorBidi"/>
                <w:lang w:val="en-US"/>
              </w:rPr>
              <w:t>https://www.eon.de/file_not_f</w:t>
            </w:r>
            <w:r w:rsidR="009E5767" w:rsidRPr="00F77C70">
              <w:rPr>
                <w:rStyle w:val="Hyperlink"/>
                <w:rFonts w:ascii="Polo" w:hAnsi="Polo" w:cstheme="minorBidi"/>
                <w:lang w:val="en-US"/>
              </w:rPr>
              <w:lastRenderedPageBreak/>
              <w:t>ound.html</w:t>
            </w:r>
            <w:r>
              <w:rPr>
                <w:rStyle w:val="Hyperlink"/>
                <w:rFonts w:ascii="Polo" w:hAnsi="Polo" w:cstheme="minorBidi"/>
                <w:lang w:val="en-US"/>
              </w:rPr>
              <w:fldChar w:fldCharType="end"/>
            </w:r>
          </w:p>
        </w:tc>
        <w:tc>
          <w:tcPr>
            <w:tcW w:w="2578" w:type="dxa"/>
          </w:tcPr>
          <w:p w14:paraId="69F02905" w14:textId="04B390EE" w:rsidR="00C82425" w:rsidRPr="00F77C70" w:rsidRDefault="00C82425" w:rsidP="007249E8">
            <w:pPr>
              <w:spacing w:after="0"/>
              <w:rPr>
                <w:rFonts w:ascii="Polo" w:hAnsi="Polo"/>
                <w:lang w:val="en-US"/>
              </w:rPr>
            </w:pPr>
            <w:r w:rsidRPr="00F77C70">
              <w:rPr>
                <w:rFonts w:ascii="Polo" w:hAnsi="Polo"/>
                <w:lang w:val="en-US"/>
              </w:rPr>
              <w:lastRenderedPageBreak/>
              <w:t>URL of the error page the service sends a Redirect-</w:t>
            </w:r>
            <w:r w:rsidRPr="00F77C70">
              <w:rPr>
                <w:rFonts w:ascii="Polo" w:hAnsi="Polo"/>
                <w:lang w:val="en-US"/>
              </w:rPr>
              <w:lastRenderedPageBreak/>
              <w:t xml:space="preserve">Header to in case of </w:t>
            </w:r>
            <w:r w:rsidR="00D917A8">
              <w:rPr>
                <w:rFonts w:ascii="Polo" w:hAnsi="Polo"/>
                <w:lang w:val="en-US"/>
              </w:rPr>
              <w:t>“</w:t>
            </w:r>
            <w:r w:rsidRPr="00F77C70">
              <w:rPr>
                <w:rFonts w:ascii="Polo" w:hAnsi="Polo"/>
                <w:lang w:val="en-US"/>
              </w:rPr>
              <w:t>File not found”</w:t>
            </w:r>
          </w:p>
        </w:tc>
        <w:tc>
          <w:tcPr>
            <w:tcW w:w="992" w:type="dxa"/>
          </w:tcPr>
          <w:p w14:paraId="3D6297AF" w14:textId="2AC5ED1F" w:rsidR="00C82425" w:rsidRPr="00F77C70" w:rsidRDefault="00C82425" w:rsidP="007249E8">
            <w:pPr>
              <w:spacing w:after="0"/>
              <w:rPr>
                <w:rFonts w:ascii="Polo" w:hAnsi="Polo"/>
                <w:lang w:val="en-US"/>
              </w:rPr>
            </w:pPr>
            <w:r w:rsidRPr="00F77C70">
              <w:rPr>
                <w:rFonts w:ascii="Polo" w:hAnsi="Polo"/>
                <w:lang w:val="en-US"/>
              </w:rPr>
              <w:lastRenderedPageBreak/>
              <w:t>Query</w:t>
            </w:r>
          </w:p>
        </w:tc>
        <w:tc>
          <w:tcPr>
            <w:tcW w:w="1120" w:type="dxa"/>
          </w:tcPr>
          <w:p w14:paraId="0A61D983" w14:textId="06269901" w:rsidR="00C82425" w:rsidRPr="00F77C70" w:rsidRDefault="00C82425" w:rsidP="007249E8">
            <w:pPr>
              <w:spacing w:after="0"/>
              <w:rPr>
                <w:rFonts w:ascii="Polo" w:hAnsi="Polo"/>
                <w:lang w:val="en-US"/>
              </w:rPr>
            </w:pPr>
            <w:r w:rsidRPr="00F77C70">
              <w:rPr>
                <w:rFonts w:ascii="Polo" w:hAnsi="Polo"/>
                <w:lang w:val="en-US"/>
              </w:rPr>
              <w:t>string</w:t>
            </w:r>
          </w:p>
        </w:tc>
        <w:tc>
          <w:tcPr>
            <w:tcW w:w="970" w:type="dxa"/>
          </w:tcPr>
          <w:p w14:paraId="66E22E42" w14:textId="11C86D92" w:rsidR="00C82425" w:rsidRPr="00F77C70" w:rsidRDefault="00C82425" w:rsidP="007249E8">
            <w:pPr>
              <w:spacing w:after="0"/>
              <w:rPr>
                <w:rFonts w:ascii="Polo" w:hAnsi="Polo"/>
                <w:lang w:val="en-US"/>
              </w:rPr>
            </w:pPr>
            <w:r w:rsidRPr="00F77C70">
              <w:rPr>
                <w:rFonts w:ascii="Polo" w:hAnsi="Polo"/>
                <w:lang w:val="en-US"/>
              </w:rPr>
              <w:t>X</w:t>
            </w:r>
          </w:p>
        </w:tc>
      </w:tr>
    </w:tbl>
    <w:p w14:paraId="3B7AFF71" w14:textId="3DA93E0C" w:rsidR="00C972F5" w:rsidRPr="00F77C70" w:rsidRDefault="00C972F5" w:rsidP="002602D5">
      <w:pPr>
        <w:rPr>
          <w:lang w:val="en-US"/>
        </w:rPr>
      </w:pPr>
    </w:p>
    <w:p w14:paraId="74FB8577" w14:textId="3BC5C507" w:rsidR="00C972F5" w:rsidRPr="00F77C70" w:rsidRDefault="009C1CB8" w:rsidP="002602D5">
      <w:pPr>
        <w:pStyle w:val="berschrift5"/>
        <w:rPr>
          <w:lang w:val="en-US"/>
        </w:rPr>
      </w:pPr>
      <w:r w:rsidRPr="00F77C70">
        <w:rPr>
          <w:lang w:val="en-US"/>
        </w:rPr>
        <w:t>Example request</w:t>
      </w:r>
    </w:p>
    <w:p w14:paraId="0DCFD699" w14:textId="1FA6EE76" w:rsidR="00504B4A" w:rsidRPr="00F77C70" w:rsidRDefault="00C4436F" w:rsidP="002602D5">
      <w:pPr>
        <w:rPr>
          <w:lang w:val="en-US"/>
        </w:rPr>
      </w:pPr>
      <w:proofErr w:type="gramStart"/>
      <w:r w:rsidRPr="00F77C70">
        <w:rPr>
          <w:lang w:val="en-US"/>
        </w:rPr>
        <w:t>GET  /</w:t>
      </w:r>
      <w:proofErr w:type="spellStart"/>
      <w:proofErr w:type="gramEnd"/>
      <w:r w:rsidRPr="00F77C70">
        <w:rPr>
          <w:lang w:val="en-US"/>
        </w:rPr>
        <w:t>pdf</w:t>
      </w:r>
      <w:r w:rsidR="004D604D">
        <w:rPr>
          <w:lang w:val="en-US"/>
        </w:rPr>
        <w:t>?</w:t>
      </w:r>
      <w:r w:rsidRPr="00F77C70">
        <w:rPr>
          <w:lang w:val="en-US"/>
        </w:rPr>
        <w:t>type</w:t>
      </w:r>
      <w:proofErr w:type="spellEnd"/>
      <w:r w:rsidR="004D604D">
        <w:rPr>
          <w:lang w:val="en-US"/>
        </w:rPr>
        <w:t>=</w:t>
      </w:r>
      <w:proofErr w:type="spellStart"/>
      <w:r w:rsidR="00504B4A" w:rsidRPr="00F77C70">
        <w:rPr>
          <w:lang w:val="en-US"/>
        </w:rPr>
        <w:t>auftrag</w:t>
      </w:r>
      <w:r w:rsidR="004D604D">
        <w:rPr>
          <w:lang w:val="en-US"/>
        </w:rPr>
        <w:t>&amp;</w:t>
      </w:r>
      <w:r w:rsidR="00B22A5A" w:rsidRPr="00F77C70">
        <w:rPr>
          <w:lang w:val="en-US"/>
        </w:rPr>
        <w:t>errorUrl</w:t>
      </w:r>
      <w:proofErr w:type="spellEnd"/>
      <w:r w:rsidR="004D604D">
        <w:rPr>
          <w:lang w:val="en-US"/>
        </w:rPr>
        <w:t>=</w:t>
      </w:r>
      <w:r w:rsidR="004D604D" w:rsidRPr="00F77C70">
        <w:rPr>
          <w:rFonts w:ascii="Polo" w:hAnsi="Polo"/>
          <w:lang w:val="en-US"/>
        </w:rPr>
        <w:t xml:space="preserve"> </w:t>
      </w:r>
      <w:r w:rsidR="00AE347B" w:rsidRPr="00F77C70">
        <w:rPr>
          <w:rFonts w:ascii="Polo" w:hAnsi="Polo"/>
          <w:lang w:val="en-US"/>
        </w:rPr>
        <w:t>https%3A%2F%2Fwww.eon.de%2Ffile_not_found.html</w:t>
      </w:r>
      <w:r w:rsidR="00B22A5A" w:rsidRPr="00F77C70">
        <w:rPr>
          <w:lang w:val="en-US"/>
        </w:rPr>
        <w:t xml:space="preserve"> </w:t>
      </w:r>
      <w:r w:rsidR="004D604D">
        <w:rPr>
          <w:lang w:val="en-US"/>
        </w:rPr>
        <w:t>&amp;</w:t>
      </w:r>
      <w:r w:rsidRPr="00F77C70">
        <w:rPr>
          <w:lang w:val="en-US"/>
        </w:rPr>
        <w:t>filename</w:t>
      </w:r>
      <w:r w:rsidR="004D604D">
        <w:rPr>
          <w:lang w:val="en-US"/>
        </w:rPr>
        <w:t>=</w:t>
      </w:r>
      <w:r w:rsidRPr="00F77C70">
        <w:rPr>
          <w:lang w:val="en-US"/>
        </w:rPr>
        <w:t>EHA00_E009132.pdf</w:t>
      </w:r>
      <w:r w:rsidR="00504B4A" w:rsidRPr="00F77C70">
        <w:rPr>
          <w:lang w:val="en-US"/>
        </w:rPr>
        <w:br/>
        <w:t>GET  /pdf</w:t>
      </w:r>
      <w:r w:rsidR="004D604D">
        <w:rPr>
          <w:lang w:val="en-US"/>
        </w:rPr>
        <w:t>?</w:t>
      </w:r>
      <w:r w:rsidR="00504B4A" w:rsidRPr="00F77C70">
        <w:rPr>
          <w:lang w:val="en-US"/>
        </w:rPr>
        <w:t>type</w:t>
      </w:r>
      <w:r w:rsidR="004D604D">
        <w:rPr>
          <w:lang w:val="en-US"/>
        </w:rPr>
        <w:t>=</w:t>
      </w:r>
      <w:r w:rsidR="00504B4A" w:rsidRPr="00F77C70">
        <w:rPr>
          <w:lang w:val="en-US"/>
        </w:rPr>
        <w:t>agb</w:t>
      </w:r>
      <w:r w:rsidR="00ED32CE">
        <w:rPr>
          <w:lang w:val="en-US"/>
        </w:rPr>
        <w:t>&amp;</w:t>
      </w:r>
      <w:r w:rsidR="00CA1502" w:rsidRPr="00F77C70">
        <w:rPr>
          <w:rFonts w:ascii="Polo" w:hAnsi="Polo"/>
          <w:lang w:val="en-US"/>
        </w:rPr>
        <w:t>errorUrl</w:t>
      </w:r>
      <w:r w:rsidR="00ED32CE">
        <w:rPr>
          <w:rFonts w:ascii="Polo" w:hAnsi="Polo"/>
          <w:lang w:val="en-US"/>
        </w:rPr>
        <w:t>=</w:t>
      </w:r>
      <w:r w:rsidR="00AE347B" w:rsidRPr="00F77C70">
        <w:rPr>
          <w:rFonts w:ascii="Polo" w:hAnsi="Polo"/>
          <w:lang w:val="en-US"/>
        </w:rPr>
        <w:t>https%3A%2F%2Fwww.eon.de%2Ffile_not_found.html</w:t>
      </w:r>
      <w:r w:rsidR="00B22A5A" w:rsidRPr="00F77C70">
        <w:rPr>
          <w:lang w:val="en-US"/>
        </w:rPr>
        <w:t xml:space="preserve"> </w:t>
      </w:r>
      <w:r w:rsidR="00ED32CE">
        <w:rPr>
          <w:lang w:val="en-US"/>
        </w:rPr>
        <w:t>&amp;</w:t>
      </w:r>
      <w:r w:rsidR="00504B4A" w:rsidRPr="00F77C70">
        <w:rPr>
          <w:lang w:val="en-US"/>
        </w:rPr>
        <w:t>filename</w:t>
      </w:r>
      <w:r w:rsidR="00ED32CE">
        <w:rPr>
          <w:lang w:val="en-US"/>
        </w:rPr>
        <w:t>=</w:t>
      </w:r>
      <w:r w:rsidR="00504B4A" w:rsidRPr="00F77C70">
        <w:rPr>
          <w:lang w:val="en-US"/>
        </w:rPr>
        <w:t>AGB_Erdgas_EHAV_Gewerbe.pdf</w:t>
      </w:r>
      <w:r w:rsidR="002B1C90" w:rsidRPr="00F77C70">
        <w:rPr>
          <w:lang w:val="en-US"/>
        </w:rPr>
        <w:br/>
        <w:t>GET  /pdf</w:t>
      </w:r>
      <w:r w:rsidR="00ED32CE">
        <w:rPr>
          <w:lang w:val="en-US"/>
        </w:rPr>
        <w:t>?</w:t>
      </w:r>
      <w:r w:rsidR="002B1C90" w:rsidRPr="00F77C70">
        <w:rPr>
          <w:lang w:val="en-US"/>
        </w:rPr>
        <w:t>type</w:t>
      </w:r>
      <w:r w:rsidR="00ED32CE">
        <w:rPr>
          <w:lang w:val="en-US"/>
        </w:rPr>
        <w:t>=</w:t>
      </w:r>
      <w:r w:rsidR="002B1C90" w:rsidRPr="00F77C70">
        <w:rPr>
          <w:lang w:val="en-US"/>
        </w:rPr>
        <w:t>gvv</w:t>
      </w:r>
      <w:r w:rsidR="00ED32CE">
        <w:rPr>
          <w:lang w:val="en-US"/>
        </w:rPr>
        <w:t>&amp;</w:t>
      </w:r>
      <w:r w:rsidR="002B1C90" w:rsidRPr="00F77C70">
        <w:rPr>
          <w:rFonts w:ascii="Polo" w:hAnsi="Polo"/>
          <w:lang w:val="en-US"/>
        </w:rPr>
        <w:t>errorUrl</w:t>
      </w:r>
      <w:r w:rsidR="00ED32CE">
        <w:rPr>
          <w:rFonts w:ascii="Polo" w:hAnsi="Polo"/>
          <w:lang w:val="en-US"/>
        </w:rPr>
        <w:t>=</w:t>
      </w:r>
      <w:r w:rsidR="002B1C90" w:rsidRPr="00F77C70">
        <w:rPr>
          <w:rFonts w:ascii="Polo" w:hAnsi="Polo"/>
          <w:lang w:val="en-US"/>
        </w:rPr>
        <w:t>https%3A%2F%2Fwww.eon.de%2Ffile_not_found.html</w:t>
      </w:r>
      <w:r w:rsidR="002B1C90" w:rsidRPr="00F77C70">
        <w:rPr>
          <w:lang w:val="en-US"/>
        </w:rPr>
        <w:t xml:space="preserve"> </w:t>
      </w:r>
      <w:r w:rsidR="00ED32CE">
        <w:rPr>
          <w:lang w:val="en-US"/>
        </w:rPr>
        <w:t>&amp;</w:t>
      </w:r>
      <w:r w:rsidR="002B1C90" w:rsidRPr="00F77C70">
        <w:rPr>
          <w:lang w:val="en-US"/>
        </w:rPr>
        <w:t>filename</w:t>
      </w:r>
      <w:r w:rsidR="00ED32CE">
        <w:rPr>
          <w:lang w:val="en-US"/>
        </w:rPr>
        <w:t>=</w:t>
      </w:r>
      <w:r w:rsidR="002B1C90" w:rsidRPr="00F77C70">
        <w:rPr>
          <w:lang w:val="en-US"/>
        </w:rPr>
        <w:t>StromGVV.pdf</w:t>
      </w:r>
    </w:p>
    <w:p w14:paraId="139BE2B2" w14:textId="5E548740" w:rsidR="009C1CB8" w:rsidRPr="00F77C70" w:rsidRDefault="009C1CB8" w:rsidP="002602D5">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C4436F" w:rsidRPr="00F77C70" w14:paraId="478674C2" w14:textId="77777777" w:rsidTr="00260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6871071" w14:textId="59B2EE0A" w:rsidR="00C4436F" w:rsidRPr="00F77C70" w:rsidRDefault="00C4436F" w:rsidP="00C4436F">
            <w:pPr>
              <w:rPr>
                <w:lang w:val="en-US"/>
              </w:rPr>
            </w:pPr>
            <w:r w:rsidRPr="00F77C70">
              <w:rPr>
                <w:lang w:val="en-US"/>
              </w:rPr>
              <w:t>Status code</w:t>
            </w:r>
          </w:p>
        </w:tc>
        <w:tc>
          <w:tcPr>
            <w:tcW w:w="1418" w:type="dxa"/>
          </w:tcPr>
          <w:p w14:paraId="62B941FE" w14:textId="2F41600D"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268E98BE" w14:textId="0A0CE94C" w:rsidR="00C4436F" w:rsidRPr="00F77C70" w:rsidRDefault="00C4436F" w:rsidP="00C4436F">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C4436F" w:rsidRPr="00F77C70" w14:paraId="00A8E226" w14:textId="77777777" w:rsidTr="00260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933398C" w14:textId="5D192C0F" w:rsidR="00C4436F" w:rsidRPr="00F77C70" w:rsidRDefault="00C4436F" w:rsidP="00C4436F">
            <w:pPr>
              <w:rPr>
                <w:lang w:val="en-US"/>
              </w:rPr>
            </w:pPr>
            <w:r w:rsidRPr="00F77C70">
              <w:rPr>
                <w:lang w:val="en-US"/>
              </w:rPr>
              <w:t>200</w:t>
            </w:r>
          </w:p>
        </w:tc>
        <w:tc>
          <w:tcPr>
            <w:tcW w:w="1418" w:type="dxa"/>
          </w:tcPr>
          <w:p w14:paraId="579F9CF3" w14:textId="7A0EA07F" w:rsidR="00C4436F" w:rsidRPr="00F77C70" w:rsidRDefault="00C4436F" w:rsidP="00C4436F">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3D33A0B4" w14:textId="3034173F" w:rsidR="00C4436F" w:rsidRPr="00F77C70" w:rsidRDefault="004F67B0" w:rsidP="004F67B0">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[Binary data]</w:t>
            </w:r>
          </w:p>
        </w:tc>
      </w:tr>
      <w:tr w:rsidR="00C4436F" w:rsidRPr="00AB1787" w14:paraId="4938F148" w14:textId="77777777" w:rsidTr="002602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54C4114" w14:textId="6216EFCB" w:rsidR="00C4436F" w:rsidRPr="00F77C70" w:rsidRDefault="00C436CD" w:rsidP="00C4436F">
            <w:pPr>
              <w:rPr>
                <w:lang w:val="en-US"/>
              </w:rPr>
            </w:pPr>
            <w:r>
              <w:rPr>
                <w:lang w:val="en-US"/>
              </w:rPr>
              <w:t>307</w:t>
            </w:r>
          </w:p>
        </w:tc>
        <w:tc>
          <w:tcPr>
            <w:tcW w:w="1418" w:type="dxa"/>
          </w:tcPr>
          <w:p w14:paraId="6319575B" w14:textId="24FA312A" w:rsidR="00C4436F" w:rsidRPr="00F77C70" w:rsidRDefault="00C436CD" w:rsidP="00C4436F">
            <w:pPr>
              <w:cnfStyle w:val="000000010000" w:firstRow="0" w:lastRow="0" w:firstColumn="0" w:lastColumn="0" w:oddVBand="0" w:evenVBand="0" w:oddHBand="0" w:evenHBand="1" w:firstRowFirstColumn="0" w:firstRowLastColumn="0" w:lastRowFirstColumn="0" w:lastRowLastColumn="0"/>
              <w:rPr>
                <w:lang w:val="en-US"/>
              </w:rPr>
            </w:pPr>
            <w:r w:rsidRPr="00C436CD">
              <w:rPr>
                <w:lang w:val="en-US"/>
              </w:rPr>
              <w:t>Temporary Redirect</w:t>
            </w:r>
          </w:p>
        </w:tc>
        <w:tc>
          <w:tcPr>
            <w:tcW w:w="6484" w:type="dxa"/>
          </w:tcPr>
          <w:p w14:paraId="296956F0" w14:textId="3E90492D" w:rsidR="00C4436F" w:rsidRPr="00F77C70" w:rsidRDefault="003B5ECF" w:rsidP="003B5ECF">
            <w:pPr>
              <w:pStyle w:val="Beschriftung"/>
              <w:cnfStyle w:val="000000010000" w:firstRow="0" w:lastRow="0" w:firstColumn="0" w:lastColumn="0" w:oddVBand="0" w:evenVBand="0" w:oddHBand="0" w:evenHBand="1" w:firstRowFirstColumn="0" w:firstRowLastColumn="0" w:lastRowFirstColumn="0" w:lastRowLastColumn="0"/>
              <w:rPr>
                <w:color w:val="000000" w:themeColor="text1"/>
                <w:lang w:val="en-US"/>
              </w:rPr>
            </w:pPr>
            <w:r w:rsidRPr="00F77C70">
              <w:rPr>
                <w:b w:val="0"/>
                <w:color w:val="000000" w:themeColor="text1"/>
                <w:sz w:val="22"/>
                <w:szCs w:val="22"/>
                <w:lang w:val="en-US"/>
              </w:rPr>
              <w:t>Additional Response-Header:</w:t>
            </w:r>
            <w:r w:rsidRPr="00F77C70">
              <w:rPr>
                <w:b w:val="0"/>
                <w:color w:val="000000" w:themeColor="text1"/>
                <w:sz w:val="22"/>
                <w:szCs w:val="22"/>
                <w:lang w:val="en-US"/>
              </w:rPr>
              <w:br/>
              <w:t>Location: {</w:t>
            </w:r>
            <w:proofErr w:type="spellStart"/>
            <w:r w:rsidRPr="00F77C70">
              <w:rPr>
                <w:b w:val="0"/>
                <w:color w:val="000000" w:themeColor="text1"/>
                <w:sz w:val="22"/>
                <w:szCs w:val="22"/>
                <w:lang w:val="en-US"/>
              </w:rPr>
              <w:t>errorUrl</w:t>
            </w:r>
            <w:proofErr w:type="spellEnd"/>
            <w:r w:rsidRPr="00F77C70">
              <w:rPr>
                <w:b w:val="0"/>
                <w:color w:val="000000" w:themeColor="text1"/>
                <w:sz w:val="22"/>
                <w:szCs w:val="22"/>
                <w:lang w:val="en-US"/>
              </w:rPr>
              <w:t>}”</w:t>
            </w:r>
          </w:p>
        </w:tc>
      </w:tr>
    </w:tbl>
    <w:p w14:paraId="78DE35D1" w14:textId="77777777" w:rsidR="007229E3" w:rsidRPr="00F77C70" w:rsidRDefault="00BB1572" w:rsidP="00A8142A">
      <w:pPr>
        <w:pStyle w:val="berschrift2"/>
        <w:rPr>
          <w:lang w:val="en-US"/>
        </w:rPr>
      </w:pPr>
      <w:bookmarkStart w:id="49" w:name="_productData"/>
      <w:bookmarkStart w:id="50" w:name="_errorObject"/>
      <w:bookmarkStart w:id="51" w:name="_errorObject_6"/>
      <w:bookmarkStart w:id="52" w:name="_Toc445120115"/>
      <w:bookmarkEnd w:id="49"/>
      <w:bookmarkEnd w:id="50"/>
      <w:bookmarkEnd w:id="51"/>
      <w:r w:rsidRPr="00F77C70">
        <w:rPr>
          <w:lang w:val="en-US"/>
        </w:rPr>
        <w:t>Online contract application (OVA)</w:t>
      </w:r>
      <w:bookmarkEnd w:id="52"/>
    </w:p>
    <w:p w14:paraId="7FC3997E" w14:textId="77777777" w:rsidR="005F7860" w:rsidRPr="00F77C70" w:rsidRDefault="005F7860" w:rsidP="002D0313">
      <w:pPr>
        <w:pStyle w:val="berschrift3"/>
        <w:tabs>
          <w:tab w:val="clear" w:pos="3272"/>
        </w:tabs>
        <w:ind w:left="709" w:hanging="709"/>
        <w:rPr>
          <w:lang w:val="en-US"/>
        </w:rPr>
      </w:pPr>
      <w:bookmarkStart w:id="53" w:name="_Toc445120116"/>
      <w:r w:rsidRPr="00F77C70">
        <w:rPr>
          <w:lang w:val="en-US"/>
        </w:rPr>
        <w:t>Application summary / State diagram</w:t>
      </w:r>
      <w:bookmarkEnd w:id="53"/>
    </w:p>
    <w:p w14:paraId="0DE47FAC" w14:textId="77777777" w:rsidR="00D53B14" w:rsidRPr="00F77C70" w:rsidRDefault="00D53B14" w:rsidP="00D53B14">
      <w:pPr>
        <w:jc w:val="both"/>
        <w:rPr>
          <w:rFonts w:ascii="Polo" w:hAnsi="Polo"/>
          <w:lang w:val="en-US"/>
        </w:rPr>
      </w:pPr>
      <w:r w:rsidRPr="00F77C70">
        <w:rPr>
          <w:rFonts w:ascii="Polo" w:hAnsi="Polo"/>
          <w:lang w:val="en-US"/>
        </w:rPr>
        <w:t xml:space="preserve">As additional part of the sales-related core of the PA, the OVA </w:t>
      </w:r>
      <w:proofErr w:type="gramStart"/>
      <w:r w:rsidRPr="00F77C70">
        <w:rPr>
          <w:rFonts w:ascii="Polo" w:hAnsi="Polo"/>
          <w:lang w:val="en-US"/>
        </w:rPr>
        <w:t>enables</w:t>
      </w:r>
      <w:proofErr w:type="gramEnd"/>
      <w:r w:rsidRPr="00F77C70">
        <w:rPr>
          <w:rFonts w:ascii="Polo" w:hAnsi="Polo"/>
          <w:lang w:val="en-US"/>
        </w:rPr>
        <w:t xml:space="preserve"> the customer/prospect to conclude a contract without media disruption.  </w:t>
      </w:r>
    </w:p>
    <w:p w14:paraId="12029792" w14:textId="77777777" w:rsidR="00D53B14" w:rsidRPr="00F77C70" w:rsidRDefault="00D53B14" w:rsidP="00D53B14">
      <w:pPr>
        <w:jc w:val="both"/>
        <w:rPr>
          <w:rFonts w:ascii="Polo" w:hAnsi="Polo"/>
          <w:b/>
          <w:lang w:val="en-US"/>
        </w:rPr>
      </w:pPr>
      <w:r w:rsidRPr="00F77C70">
        <w:rPr>
          <w:rFonts w:ascii="Polo" w:hAnsi="Polo"/>
          <w:b/>
          <w:lang w:val="en-US"/>
        </w:rPr>
        <w:t>Content depiction</w:t>
      </w:r>
    </w:p>
    <w:p w14:paraId="087D645B" w14:textId="41F6BA95" w:rsidR="00D53B14" w:rsidRPr="00F77C70" w:rsidRDefault="00D53B14" w:rsidP="00D53B14">
      <w:pPr>
        <w:jc w:val="both"/>
        <w:rPr>
          <w:rFonts w:ascii="Polo" w:hAnsi="Polo"/>
          <w:color w:val="000000" w:themeColor="text1"/>
          <w:lang w:val="en-US"/>
        </w:rPr>
      </w:pPr>
      <w:r w:rsidRPr="00F77C70">
        <w:rPr>
          <w:rFonts w:ascii="Polo" w:hAnsi="Polo"/>
          <w:color w:val="000000" w:themeColor="text1"/>
          <w:lang w:val="en-US"/>
        </w:rPr>
        <w:t>The OVA is a generic application enabling a flexible use for web-based applications. The process flow, beginning with Step1 and concluding with Step4, is comparable within all product ranges. Differences exist with regard to the specification of private- and business customers and due to the product divisions.</w:t>
      </w:r>
    </w:p>
    <w:p w14:paraId="4D7F9FE5" w14:textId="77777777" w:rsidR="00D53B14" w:rsidRPr="00F77C70" w:rsidRDefault="00D53B14" w:rsidP="00D53B14">
      <w:pPr>
        <w:jc w:val="both"/>
        <w:rPr>
          <w:rFonts w:ascii="Polo" w:hAnsi="Polo"/>
          <w:b/>
          <w:color w:val="000000" w:themeColor="text1"/>
          <w:lang w:val="en-US"/>
        </w:rPr>
      </w:pPr>
      <w:r w:rsidRPr="00F77C70">
        <w:rPr>
          <w:rFonts w:ascii="Polo" w:hAnsi="Polo"/>
          <w:b/>
          <w:color w:val="000000" w:themeColor="text1"/>
          <w:lang w:val="en-US"/>
        </w:rPr>
        <w:t>Processes/Interfaces</w:t>
      </w:r>
    </w:p>
    <w:p w14:paraId="2E20DAF8" w14:textId="77777777" w:rsidR="00D53B14" w:rsidRPr="00F77C70" w:rsidRDefault="00D53B14"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lastRenderedPageBreak/>
        <w:t>Connectivity to backend-systems (ERDS/CRM) for further processing of contract data is carried out through the ERDS-contract conclusion entry-interface (CR843). The entry-interface will be used for both online contract conclusions via eon.de as w</w:t>
      </w:r>
      <w:r w:rsidR="005C011B" w:rsidRPr="00F77C70">
        <w:rPr>
          <w:rFonts w:ascii="Polo" w:hAnsi="Polo"/>
          <w:color w:val="000000" w:themeColor="text1"/>
          <w:lang w:val="en-US"/>
        </w:rPr>
        <w:t>ell as for other sales channels</w:t>
      </w:r>
    </w:p>
    <w:p w14:paraId="3D7D1B7C" w14:textId="53559741" w:rsidR="00D53B14" w:rsidRPr="00F77C70" w:rsidRDefault="00D53B14"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 xml:space="preserve">Credit assessment via interface is conducted by </w:t>
      </w:r>
      <w:r w:rsidR="002B1C90" w:rsidRPr="00F77C70">
        <w:rPr>
          <w:rFonts w:ascii="Polo" w:hAnsi="Polo"/>
          <w:color w:val="000000" w:themeColor="text1"/>
          <w:lang w:val="en-US"/>
        </w:rPr>
        <w:t xml:space="preserve">one </w:t>
      </w:r>
      <w:r w:rsidRPr="00F77C70">
        <w:rPr>
          <w:rFonts w:ascii="Polo" w:hAnsi="Polo"/>
          <w:color w:val="000000" w:themeColor="text1"/>
          <w:lang w:val="en-US"/>
        </w:rPr>
        <w:t xml:space="preserve">external service providers. Soon, the credit assessment will be carried out within the backend-system (ERDS/CRM, CR997); therefore, the implementation within eon.de can be </w:t>
      </w:r>
      <w:r w:rsidR="005C011B" w:rsidRPr="00F77C70">
        <w:rPr>
          <w:rFonts w:ascii="Polo" w:hAnsi="Polo"/>
          <w:color w:val="000000" w:themeColor="text1"/>
          <w:lang w:val="en-US"/>
        </w:rPr>
        <w:t>regarded as an interim solution</w:t>
      </w:r>
    </w:p>
    <w:p w14:paraId="03943127" w14:textId="77777777" w:rsidR="00D53B14" w:rsidRPr="00F77C70" w:rsidRDefault="00D53B14" w:rsidP="002211E6">
      <w:pPr>
        <w:numPr>
          <w:ilvl w:val="0"/>
          <w:numId w:val="9"/>
        </w:numPr>
        <w:spacing w:after="120" w:line="240" w:lineRule="auto"/>
        <w:rPr>
          <w:rFonts w:ascii="Polo" w:hAnsi="Polo"/>
          <w:color w:val="000000" w:themeColor="text1"/>
          <w:lang w:val="en-US"/>
        </w:rPr>
      </w:pPr>
      <w:r w:rsidRPr="00F77C70">
        <w:rPr>
          <w:rFonts w:ascii="Polo" w:hAnsi="Polo"/>
          <w:color w:val="000000" w:themeColor="text1"/>
          <w:lang w:val="en-US"/>
        </w:rPr>
        <w:t>Customer reviews are conducted throu</w:t>
      </w:r>
      <w:r w:rsidR="005C011B" w:rsidRPr="00F77C70">
        <w:rPr>
          <w:rFonts w:ascii="Polo" w:hAnsi="Polo"/>
          <w:color w:val="000000" w:themeColor="text1"/>
          <w:lang w:val="en-US"/>
        </w:rPr>
        <w:t>gh an external service provider</w:t>
      </w:r>
    </w:p>
    <w:p w14:paraId="5EE21981" w14:textId="514F1932" w:rsidR="005F7860" w:rsidRPr="00F77C70" w:rsidRDefault="00665394" w:rsidP="002D0313">
      <w:pPr>
        <w:pStyle w:val="berschrift3"/>
        <w:tabs>
          <w:tab w:val="clear" w:pos="3272"/>
        </w:tabs>
        <w:ind w:left="709" w:hanging="709"/>
        <w:rPr>
          <w:lang w:val="en-US"/>
        </w:rPr>
      </w:pPr>
      <w:bookmarkStart w:id="54" w:name="_Toc445120117"/>
      <w:r w:rsidRPr="00F77C70">
        <w:rPr>
          <w:lang w:val="en-US"/>
        </w:rPr>
        <w:t>API Specification</w:t>
      </w:r>
      <w:bookmarkEnd w:id="54"/>
    </w:p>
    <w:p w14:paraId="1E3244C7" w14:textId="6FFF44A1" w:rsidR="00172FC5" w:rsidRPr="00F77C70" w:rsidRDefault="00D6264F">
      <w:pPr>
        <w:pStyle w:val="berschrift4"/>
        <w:rPr>
          <w:lang w:val="en-US"/>
        </w:rPr>
      </w:pPr>
      <w:bookmarkStart w:id="55" w:name="_Ref387223190"/>
      <w:r w:rsidRPr="00F77C70">
        <w:rPr>
          <w:lang w:val="en-US"/>
        </w:rPr>
        <w:t>/</w:t>
      </w:r>
      <w:proofErr w:type="spellStart"/>
      <w:r w:rsidR="00095FD6" w:rsidRPr="00F77C70">
        <w:rPr>
          <w:lang w:val="en-US"/>
        </w:rPr>
        <w:t>contract</w:t>
      </w:r>
      <w:r w:rsidRPr="00F77C70">
        <w:rPr>
          <w:lang w:val="en-US"/>
        </w:rPr>
        <w:t>pdf</w:t>
      </w:r>
      <w:proofErr w:type="spellEnd"/>
      <w:proofErr w:type="gramStart"/>
      <w:r w:rsidR="00E55A1A" w:rsidRPr="00F77C70">
        <w:rPr>
          <w:lang w:val="en-US"/>
        </w:rPr>
        <w:t>/{</w:t>
      </w:r>
      <w:proofErr w:type="gramEnd"/>
      <w:r w:rsidR="00CD6B2A" w:rsidRPr="00F77C70">
        <w:rPr>
          <w:lang w:val="en-US"/>
        </w:rPr>
        <w:t>filename</w:t>
      </w:r>
      <w:r w:rsidR="00E55A1A" w:rsidRPr="00F77C70">
        <w:rPr>
          <w:lang w:val="en-US"/>
        </w:rPr>
        <w:t>}</w:t>
      </w:r>
      <w:bookmarkEnd w:id="55"/>
    </w:p>
    <w:p w14:paraId="45B0D447" w14:textId="4FD40287" w:rsidR="00172FC5" w:rsidRPr="00F77C70" w:rsidRDefault="00172FC5" w:rsidP="00083D01">
      <w:pPr>
        <w:rPr>
          <w:lang w:val="en-US"/>
        </w:rPr>
      </w:pPr>
      <w:r w:rsidRPr="00F77C70">
        <w:rPr>
          <w:lang w:val="en-US"/>
        </w:rPr>
        <w:t xml:space="preserve">This </w:t>
      </w:r>
      <w:r w:rsidR="00B4478C" w:rsidRPr="00F77C70">
        <w:rPr>
          <w:lang w:val="en-US"/>
        </w:rPr>
        <w:t>service</w:t>
      </w:r>
      <w:r w:rsidRPr="00F77C70">
        <w:rPr>
          <w:lang w:val="en-US"/>
        </w:rPr>
        <w:t xml:space="preserve"> is used to retrieve </w:t>
      </w:r>
      <w:r w:rsidR="000E0914" w:rsidRPr="00F77C70">
        <w:rPr>
          <w:lang w:val="en-US"/>
        </w:rPr>
        <w:t>the printable version of the contract pdf.</w:t>
      </w:r>
      <w:r w:rsidR="002928F5" w:rsidRPr="00F77C70">
        <w:rPr>
          <w:lang w:val="en-US"/>
        </w:rPr>
        <w:t xml:space="preserve"> The filename format consists of the normalized product name (no spaces, umlauts or dots) and a static text.</w:t>
      </w:r>
    </w:p>
    <w:p w14:paraId="397C9BA8" w14:textId="077EC478" w:rsidR="002928F5" w:rsidRDefault="002928F5" w:rsidP="00083D01">
      <w:proofErr w:type="spellStart"/>
      <w:r w:rsidRPr="00691D31">
        <w:t>Example</w:t>
      </w:r>
      <w:proofErr w:type="spellEnd"/>
      <w:r w:rsidRPr="00691D31">
        <w:t>: EONDirektStrom_zusammenfassung_auftragsdaten_druckansicht.pdf</w:t>
      </w:r>
    </w:p>
    <w:p w14:paraId="4D910080" w14:textId="5E521D21" w:rsidR="00D917A8" w:rsidRDefault="00D917A8" w:rsidP="00D917A8">
      <w:pPr>
        <w:rPr>
          <w:lang w:val="en-US"/>
        </w:rPr>
      </w:pPr>
      <w:r w:rsidRPr="00F77C70">
        <w:rPr>
          <w:lang w:val="en-US"/>
        </w:rPr>
        <w:t>Because the AJAX-standard cannot be used here, the service</w:t>
      </w:r>
      <w:r>
        <w:rPr>
          <w:lang w:val="en-US"/>
        </w:rPr>
        <w:t xml:space="preserve"> can be called directly without authentication header.</w:t>
      </w:r>
      <w:r w:rsidRPr="00F77C70">
        <w:rPr>
          <w:lang w:val="en-US"/>
        </w:rPr>
        <w:t xml:space="preserve"> </w:t>
      </w:r>
      <w:r>
        <w:rPr>
          <w:lang w:val="en-US"/>
        </w:rPr>
        <w:t xml:space="preserve">This is not a security issue, because it is protected by a user-specific </w:t>
      </w:r>
      <w:proofErr w:type="spellStart"/>
      <w:r>
        <w:rPr>
          <w:lang w:val="en-US"/>
        </w:rPr>
        <w:t>tokenId</w:t>
      </w:r>
      <w:proofErr w:type="spellEnd"/>
      <w:r>
        <w:rPr>
          <w:lang w:val="en-US"/>
        </w:rPr>
        <w:t>.</w:t>
      </w:r>
    </w:p>
    <w:p w14:paraId="271D8CE9" w14:textId="33B37BEB" w:rsidR="00EC2AF8" w:rsidRPr="00F77C70" w:rsidRDefault="00EC2AF8" w:rsidP="00083D01">
      <w:pPr>
        <w:pStyle w:val="berschrift5"/>
        <w:rPr>
          <w:lang w:val="en-US"/>
        </w:rPr>
      </w:pPr>
      <w:r w:rsidRPr="00F77C70">
        <w:rPr>
          <w:lang w:val="en-US"/>
        </w:rPr>
        <w:t>Technical specification</w:t>
      </w:r>
    </w:p>
    <w:tbl>
      <w:tblPr>
        <w:tblStyle w:val="Tabellenraster"/>
        <w:tblW w:w="9072" w:type="dxa"/>
        <w:tblInd w:w="108" w:type="dxa"/>
        <w:tblLook w:val="04A0" w:firstRow="1" w:lastRow="0" w:firstColumn="1" w:lastColumn="0" w:noHBand="0" w:noVBand="1"/>
      </w:tblPr>
      <w:tblGrid>
        <w:gridCol w:w="3316"/>
        <w:gridCol w:w="2354"/>
        <w:gridCol w:w="3402"/>
      </w:tblGrid>
      <w:tr w:rsidR="00EC2AF8" w:rsidRPr="00F77C70" w14:paraId="4FBCFBD9" w14:textId="77777777" w:rsidTr="00EC2AF8">
        <w:tc>
          <w:tcPr>
            <w:tcW w:w="3316" w:type="dxa"/>
          </w:tcPr>
          <w:p w14:paraId="2910D971" w14:textId="77777777" w:rsidR="00EC2AF8" w:rsidRPr="00F77C70" w:rsidRDefault="00EC2AF8" w:rsidP="00EC2AF8">
            <w:pPr>
              <w:rPr>
                <w:rFonts w:ascii="Polo" w:hAnsi="Polo"/>
                <w:b/>
                <w:lang w:val="en-US"/>
              </w:rPr>
            </w:pPr>
            <w:r w:rsidRPr="00F77C70">
              <w:rPr>
                <w:rFonts w:ascii="Polo" w:hAnsi="Polo"/>
                <w:b/>
                <w:lang w:val="en-US"/>
              </w:rPr>
              <w:t>Request type</w:t>
            </w:r>
          </w:p>
        </w:tc>
        <w:tc>
          <w:tcPr>
            <w:tcW w:w="2354" w:type="dxa"/>
          </w:tcPr>
          <w:p w14:paraId="06728E29" w14:textId="6A73E59E" w:rsidR="00EC2AF8" w:rsidRPr="00F77C70" w:rsidRDefault="00391A65" w:rsidP="00EC2AF8">
            <w:pPr>
              <w:rPr>
                <w:rFonts w:ascii="Polo" w:hAnsi="Polo"/>
                <w:lang w:val="en-US"/>
              </w:rPr>
            </w:pPr>
            <w:r w:rsidRPr="00F77C70">
              <w:rPr>
                <w:rFonts w:ascii="Polo" w:hAnsi="Polo"/>
                <w:lang w:val="en-US"/>
              </w:rPr>
              <w:t>GET</w:t>
            </w:r>
          </w:p>
        </w:tc>
        <w:tc>
          <w:tcPr>
            <w:tcW w:w="3402" w:type="dxa"/>
          </w:tcPr>
          <w:p w14:paraId="73C460A8" w14:textId="01B747A2" w:rsidR="00EC2AF8" w:rsidRPr="00F77C70" w:rsidRDefault="00EC2AF8" w:rsidP="00EC2AF8">
            <w:pPr>
              <w:rPr>
                <w:rFonts w:ascii="Polo" w:hAnsi="Polo"/>
                <w:lang w:val="en-US"/>
              </w:rPr>
            </w:pPr>
          </w:p>
        </w:tc>
      </w:tr>
      <w:tr w:rsidR="00FB0C73" w:rsidRPr="00F77C70" w14:paraId="2BD62310" w14:textId="77777777" w:rsidTr="00EC2AF8">
        <w:tc>
          <w:tcPr>
            <w:tcW w:w="3316" w:type="dxa"/>
          </w:tcPr>
          <w:p w14:paraId="29D57AA1" w14:textId="54CD446A" w:rsidR="00FB0C73" w:rsidRPr="00F77C70" w:rsidRDefault="00FB0C73" w:rsidP="00EC2AF8">
            <w:pPr>
              <w:rPr>
                <w:rFonts w:ascii="Polo" w:hAnsi="Polo"/>
                <w:b/>
                <w:lang w:val="en-US"/>
              </w:rPr>
            </w:pPr>
            <w:r w:rsidRPr="00F77C70">
              <w:rPr>
                <w:rFonts w:ascii="Polo" w:hAnsi="Polo"/>
                <w:b/>
                <w:lang w:val="en-US"/>
              </w:rPr>
              <w:t>Response type</w:t>
            </w:r>
          </w:p>
        </w:tc>
        <w:tc>
          <w:tcPr>
            <w:tcW w:w="2354" w:type="dxa"/>
          </w:tcPr>
          <w:p w14:paraId="7DCE322D" w14:textId="18742E1B" w:rsidR="00FB0C73" w:rsidRPr="00F77C70" w:rsidRDefault="00FB0C73" w:rsidP="00EC2AF8">
            <w:pPr>
              <w:rPr>
                <w:rFonts w:ascii="Polo" w:hAnsi="Polo"/>
                <w:lang w:val="en-US"/>
              </w:rPr>
            </w:pPr>
            <w:r w:rsidRPr="00F77C70">
              <w:rPr>
                <w:rFonts w:ascii="Polo" w:hAnsi="Polo"/>
                <w:lang w:val="en-US"/>
              </w:rPr>
              <w:t>Binary data</w:t>
            </w:r>
          </w:p>
        </w:tc>
        <w:tc>
          <w:tcPr>
            <w:tcW w:w="3402" w:type="dxa"/>
          </w:tcPr>
          <w:p w14:paraId="6A67D152" w14:textId="3C197C54" w:rsidR="00FB0C73" w:rsidRPr="00F77C70" w:rsidRDefault="00FB0C73" w:rsidP="00EC2AF8">
            <w:pPr>
              <w:rPr>
                <w:rFonts w:ascii="Polo" w:hAnsi="Polo"/>
                <w:lang w:val="en-US"/>
              </w:rPr>
            </w:pPr>
            <w:r w:rsidRPr="00F77C70">
              <w:rPr>
                <w:rFonts w:ascii="Polo" w:hAnsi="Polo"/>
                <w:lang w:val="en-US"/>
              </w:rPr>
              <w:t>Mime-Type: application/pdf</w:t>
            </w:r>
          </w:p>
        </w:tc>
      </w:tr>
      <w:tr w:rsidR="00F04541" w:rsidRPr="00F77C70" w14:paraId="7D367B24" w14:textId="77777777" w:rsidTr="00EC2AF8">
        <w:tc>
          <w:tcPr>
            <w:tcW w:w="3316" w:type="dxa"/>
          </w:tcPr>
          <w:p w14:paraId="557EF46D" w14:textId="2E1F1029" w:rsidR="00F04541" w:rsidRPr="00F77C70" w:rsidRDefault="00F04541" w:rsidP="00EC2AF8">
            <w:pPr>
              <w:rPr>
                <w:rFonts w:ascii="Polo" w:hAnsi="Polo"/>
                <w:b/>
                <w:lang w:val="en-US"/>
              </w:rPr>
            </w:pPr>
            <w:r w:rsidRPr="00F77C70">
              <w:rPr>
                <w:rFonts w:ascii="Polo" w:hAnsi="Polo"/>
                <w:b/>
                <w:lang w:val="en-US"/>
              </w:rPr>
              <w:t>Request-Concept</w:t>
            </w:r>
          </w:p>
        </w:tc>
        <w:tc>
          <w:tcPr>
            <w:tcW w:w="2354" w:type="dxa"/>
          </w:tcPr>
          <w:p w14:paraId="0273D803" w14:textId="494E902F" w:rsidR="00F04541" w:rsidRPr="00F77C70" w:rsidRDefault="00F04541" w:rsidP="00EC2AF8">
            <w:pPr>
              <w:rPr>
                <w:rFonts w:ascii="Polo" w:hAnsi="Polo"/>
                <w:lang w:val="en-US"/>
              </w:rPr>
            </w:pPr>
            <w:r w:rsidRPr="00F77C70">
              <w:rPr>
                <w:rFonts w:ascii="Polo" w:hAnsi="Polo"/>
                <w:lang w:val="en-US"/>
              </w:rPr>
              <w:t>Standard request</w:t>
            </w:r>
          </w:p>
        </w:tc>
        <w:tc>
          <w:tcPr>
            <w:tcW w:w="3402" w:type="dxa"/>
          </w:tcPr>
          <w:p w14:paraId="31329979" w14:textId="77777777" w:rsidR="00F04541" w:rsidRPr="00F77C70" w:rsidRDefault="00F04541" w:rsidP="00EC2AF8">
            <w:pPr>
              <w:rPr>
                <w:rFonts w:ascii="Polo" w:hAnsi="Polo"/>
                <w:lang w:val="en-US"/>
              </w:rPr>
            </w:pPr>
          </w:p>
        </w:tc>
      </w:tr>
    </w:tbl>
    <w:p w14:paraId="32EAD0FF" w14:textId="4A6F0CE9" w:rsidR="00A10FE3" w:rsidRPr="00F77C70" w:rsidRDefault="00A10FE3" w:rsidP="00083D01">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A10FE3" w:rsidRPr="00F77C70" w14:paraId="0177E1DD" w14:textId="77777777" w:rsidTr="00EC2AF8">
        <w:tc>
          <w:tcPr>
            <w:tcW w:w="1843" w:type="dxa"/>
            <w:shd w:val="clear" w:color="auto" w:fill="D9D9D9" w:themeFill="background1" w:themeFillShade="D9"/>
          </w:tcPr>
          <w:p w14:paraId="7B6D7F6B" w14:textId="77777777" w:rsidR="00A10FE3" w:rsidRPr="00F77C70" w:rsidRDefault="00A10FE3" w:rsidP="00EC2AF8">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32BE35AA" w14:textId="77777777" w:rsidR="00A10FE3" w:rsidRPr="00F77C70" w:rsidRDefault="00A10FE3" w:rsidP="00EC2AF8">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461D9618" w14:textId="77777777" w:rsidR="00A10FE3" w:rsidRPr="00F77C70" w:rsidRDefault="00A10FE3" w:rsidP="00EC2AF8">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781400AA" w14:textId="77777777" w:rsidR="00A10FE3" w:rsidRPr="00F77C70" w:rsidRDefault="00A10FE3" w:rsidP="00EC2AF8">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326A73D1" w14:textId="77777777" w:rsidR="00A10FE3" w:rsidRPr="00F77C70" w:rsidRDefault="00A10FE3" w:rsidP="00EC2AF8">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38E9EEB8" w14:textId="77777777" w:rsidR="00A10FE3" w:rsidRPr="00F77C70" w:rsidRDefault="00A10FE3" w:rsidP="00EC2AF8">
            <w:pPr>
              <w:spacing w:after="0"/>
              <w:rPr>
                <w:rFonts w:ascii="Polo" w:hAnsi="Polo"/>
                <w:b/>
                <w:lang w:val="en-US"/>
              </w:rPr>
            </w:pPr>
            <w:r w:rsidRPr="00F77C70">
              <w:rPr>
                <w:rFonts w:ascii="Polo" w:hAnsi="Polo"/>
                <w:b/>
                <w:lang w:val="en-US"/>
              </w:rPr>
              <w:t>Required</w:t>
            </w:r>
          </w:p>
        </w:tc>
      </w:tr>
      <w:tr w:rsidR="00E55A1A" w:rsidRPr="00F77C70" w14:paraId="16EC34B6" w14:textId="77777777" w:rsidTr="00EC2AF8">
        <w:tc>
          <w:tcPr>
            <w:tcW w:w="1843" w:type="dxa"/>
          </w:tcPr>
          <w:p w14:paraId="1E51B540" w14:textId="285F639C" w:rsidR="00E55A1A" w:rsidRPr="00F77C70" w:rsidRDefault="00E55A1A" w:rsidP="00EC2AF8">
            <w:pPr>
              <w:spacing w:after="0"/>
              <w:rPr>
                <w:rFonts w:ascii="Polo" w:hAnsi="Polo"/>
                <w:lang w:val="en-US"/>
              </w:rPr>
            </w:pPr>
            <w:proofErr w:type="spellStart"/>
            <w:r w:rsidRPr="00F77C70">
              <w:rPr>
                <w:rFonts w:ascii="Polo" w:hAnsi="Polo"/>
                <w:lang w:val="en-US"/>
              </w:rPr>
              <w:t>tokenId</w:t>
            </w:r>
            <w:proofErr w:type="spellEnd"/>
          </w:p>
        </w:tc>
        <w:tc>
          <w:tcPr>
            <w:tcW w:w="1675" w:type="dxa"/>
          </w:tcPr>
          <w:p w14:paraId="3FA3182A" w14:textId="53ECBFBE" w:rsidR="00E55A1A" w:rsidRPr="00F77C70" w:rsidRDefault="00E55A1A" w:rsidP="00EC2AF8">
            <w:pPr>
              <w:spacing w:after="0"/>
              <w:rPr>
                <w:rFonts w:ascii="Polo" w:hAnsi="Polo"/>
                <w:lang w:val="en-US"/>
              </w:rPr>
            </w:pPr>
            <w:r w:rsidRPr="00F77C70">
              <w:rPr>
                <w:rFonts w:ascii="Polo" w:hAnsi="Polo"/>
                <w:lang w:val="en-US"/>
              </w:rPr>
              <w:t>12345</w:t>
            </w:r>
          </w:p>
        </w:tc>
        <w:tc>
          <w:tcPr>
            <w:tcW w:w="2578" w:type="dxa"/>
          </w:tcPr>
          <w:p w14:paraId="6EE2DAC6" w14:textId="4D7D8BB6" w:rsidR="00E55A1A" w:rsidRPr="00F77C70" w:rsidRDefault="00E55A1A" w:rsidP="00EC2AF8">
            <w:pPr>
              <w:spacing w:after="0"/>
              <w:rPr>
                <w:rFonts w:ascii="Polo" w:hAnsi="Polo"/>
                <w:lang w:val="en-US"/>
              </w:rPr>
            </w:pPr>
            <w:r w:rsidRPr="00F77C70">
              <w:rPr>
                <w:rFonts w:ascii="Polo" w:hAnsi="Polo"/>
                <w:lang w:val="en-US"/>
              </w:rPr>
              <w:t>Token generated by the EBS backend to fixate the product data for the OVA</w:t>
            </w:r>
          </w:p>
        </w:tc>
        <w:tc>
          <w:tcPr>
            <w:tcW w:w="992" w:type="dxa"/>
          </w:tcPr>
          <w:p w14:paraId="0FEFBDC4" w14:textId="29DAAB51" w:rsidR="00E55A1A" w:rsidRPr="00F77C70" w:rsidRDefault="00E55A1A" w:rsidP="00EC2AF8">
            <w:pPr>
              <w:spacing w:after="0"/>
              <w:rPr>
                <w:rFonts w:ascii="Polo" w:hAnsi="Polo"/>
                <w:lang w:val="en-US"/>
              </w:rPr>
            </w:pPr>
            <w:r w:rsidRPr="00F77C70">
              <w:rPr>
                <w:rFonts w:ascii="Polo" w:hAnsi="Polo"/>
                <w:lang w:val="en-US"/>
              </w:rPr>
              <w:t>Path</w:t>
            </w:r>
          </w:p>
        </w:tc>
        <w:tc>
          <w:tcPr>
            <w:tcW w:w="1120" w:type="dxa"/>
          </w:tcPr>
          <w:p w14:paraId="7B4FC7F7" w14:textId="0607E3A9" w:rsidR="00E55A1A" w:rsidRPr="00F77C70" w:rsidRDefault="00E55A1A" w:rsidP="00EC2AF8">
            <w:pPr>
              <w:spacing w:after="0"/>
              <w:rPr>
                <w:rFonts w:ascii="Polo" w:hAnsi="Polo"/>
                <w:lang w:val="en-US"/>
              </w:rPr>
            </w:pPr>
            <w:r w:rsidRPr="00F77C70">
              <w:rPr>
                <w:rFonts w:ascii="Polo" w:hAnsi="Polo"/>
                <w:lang w:val="en-US"/>
              </w:rPr>
              <w:t>string</w:t>
            </w:r>
          </w:p>
        </w:tc>
        <w:tc>
          <w:tcPr>
            <w:tcW w:w="970" w:type="dxa"/>
          </w:tcPr>
          <w:p w14:paraId="3EB73EAC" w14:textId="0A14D564" w:rsidR="00E55A1A" w:rsidRPr="00F77C70" w:rsidRDefault="00E55A1A" w:rsidP="00EC2AF8">
            <w:pPr>
              <w:spacing w:after="0"/>
              <w:rPr>
                <w:rFonts w:ascii="Polo" w:hAnsi="Polo"/>
                <w:lang w:val="en-US"/>
              </w:rPr>
            </w:pPr>
            <w:r w:rsidRPr="00F77C70">
              <w:rPr>
                <w:rFonts w:ascii="Polo" w:hAnsi="Polo"/>
                <w:lang w:val="en-US"/>
              </w:rPr>
              <w:t>X</w:t>
            </w:r>
          </w:p>
        </w:tc>
      </w:tr>
      <w:tr w:rsidR="00E55A1A" w:rsidRPr="00F77C70" w14:paraId="3CEA495D" w14:textId="77777777" w:rsidTr="00EC2AF8">
        <w:tc>
          <w:tcPr>
            <w:tcW w:w="1843" w:type="dxa"/>
          </w:tcPr>
          <w:p w14:paraId="1AA33059" w14:textId="715451F5" w:rsidR="00E55A1A" w:rsidRPr="00F77C70" w:rsidRDefault="00E55A1A" w:rsidP="00EC2AF8">
            <w:pPr>
              <w:spacing w:after="0"/>
              <w:rPr>
                <w:rFonts w:ascii="Polo" w:hAnsi="Polo"/>
                <w:lang w:val="en-US"/>
              </w:rPr>
            </w:pPr>
            <w:proofErr w:type="spellStart"/>
            <w:r w:rsidRPr="00F77C70">
              <w:rPr>
                <w:rFonts w:ascii="Polo" w:hAnsi="Polo"/>
                <w:lang w:val="en-US"/>
              </w:rPr>
              <w:t>confirmation_advertising_mail</w:t>
            </w:r>
            <w:proofErr w:type="spellEnd"/>
          </w:p>
        </w:tc>
        <w:tc>
          <w:tcPr>
            <w:tcW w:w="1675" w:type="dxa"/>
          </w:tcPr>
          <w:p w14:paraId="01829636" w14:textId="580AC9B6" w:rsidR="00E55A1A" w:rsidRPr="00F77C70" w:rsidRDefault="00E55A1A" w:rsidP="00EC2AF8">
            <w:pPr>
              <w:spacing w:after="0"/>
              <w:rPr>
                <w:rFonts w:ascii="Polo" w:hAnsi="Polo"/>
                <w:lang w:val="en-US"/>
              </w:rPr>
            </w:pPr>
            <w:r w:rsidRPr="00F77C70">
              <w:rPr>
                <w:rFonts w:ascii="Polo" w:hAnsi="Polo"/>
                <w:lang w:val="en-US"/>
              </w:rPr>
              <w:t>0 / 1</w:t>
            </w:r>
          </w:p>
        </w:tc>
        <w:tc>
          <w:tcPr>
            <w:tcW w:w="2578" w:type="dxa"/>
          </w:tcPr>
          <w:p w14:paraId="09C93ADC" w14:textId="732E0E5F" w:rsidR="00E55A1A" w:rsidRPr="00F77C70" w:rsidRDefault="00E55A1A" w:rsidP="00B43DC5">
            <w:pPr>
              <w:spacing w:after="0"/>
              <w:rPr>
                <w:rFonts w:ascii="Polo" w:hAnsi="Polo"/>
                <w:lang w:val="en-US"/>
              </w:rPr>
            </w:pPr>
            <w:r w:rsidRPr="00F77C70">
              <w:rPr>
                <w:rFonts w:ascii="Polo" w:hAnsi="Polo"/>
                <w:lang w:val="en-US"/>
              </w:rPr>
              <w:t xml:space="preserve">Confirmation of the end-customer to </w:t>
            </w:r>
            <w:r w:rsidR="00B43DC5" w:rsidRPr="00F77C70">
              <w:rPr>
                <w:rFonts w:ascii="Polo" w:hAnsi="Polo"/>
                <w:lang w:val="en-US"/>
              </w:rPr>
              <w:t>agree</w:t>
            </w:r>
            <w:r w:rsidRPr="00F77C70">
              <w:rPr>
                <w:rFonts w:ascii="Polo" w:hAnsi="Polo"/>
                <w:lang w:val="en-US"/>
              </w:rPr>
              <w:t xml:space="preserve"> (1) or </w:t>
            </w:r>
            <w:r w:rsidR="00B43DC5" w:rsidRPr="00F77C70">
              <w:rPr>
                <w:rFonts w:ascii="Polo" w:hAnsi="Polo"/>
                <w:lang w:val="en-US"/>
              </w:rPr>
              <w:t>disagree</w:t>
            </w:r>
            <w:r w:rsidRPr="00F77C70">
              <w:rPr>
                <w:rFonts w:ascii="Polo" w:hAnsi="Polo"/>
                <w:lang w:val="en-US"/>
              </w:rPr>
              <w:t xml:space="preserve"> (0)</w:t>
            </w:r>
            <w:r w:rsidR="00B43DC5" w:rsidRPr="00F77C70">
              <w:rPr>
                <w:rFonts w:ascii="Polo" w:hAnsi="Polo"/>
                <w:lang w:val="en-US"/>
              </w:rPr>
              <w:t xml:space="preserve"> to</w:t>
            </w:r>
            <w:r w:rsidRPr="00F77C70">
              <w:rPr>
                <w:rFonts w:ascii="Polo" w:hAnsi="Polo"/>
                <w:lang w:val="en-US"/>
              </w:rPr>
              <w:t xml:space="preserve"> advertising </w:t>
            </w:r>
            <w:r w:rsidRPr="00F77C70">
              <w:rPr>
                <w:rFonts w:ascii="Polo" w:hAnsi="Polo"/>
                <w:lang w:val="en-US"/>
              </w:rPr>
              <w:lastRenderedPageBreak/>
              <w:t>by mail</w:t>
            </w:r>
          </w:p>
        </w:tc>
        <w:tc>
          <w:tcPr>
            <w:tcW w:w="992" w:type="dxa"/>
          </w:tcPr>
          <w:p w14:paraId="07E3C7F8" w14:textId="7ABA4DF5" w:rsidR="00E55A1A" w:rsidRPr="00F77C70" w:rsidRDefault="00E55A1A" w:rsidP="00EC2AF8">
            <w:pPr>
              <w:spacing w:after="0"/>
              <w:rPr>
                <w:rFonts w:ascii="Polo" w:hAnsi="Polo"/>
                <w:lang w:val="en-US"/>
              </w:rPr>
            </w:pPr>
            <w:r w:rsidRPr="00F77C70">
              <w:rPr>
                <w:rFonts w:ascii="Polo" w:hAnsi="Polo"/>
                <w:lang w:val="en-US"/>
              </w:rPr>
              <w:lastRenderedPageBreak/>
              <w:t>Query</w:t>
            </w:r>
          </w:p>
        </w:tc>
        <w:tc>
          <w:tcPr>
            <w:tcW w:w="1120" w:type="dxa"/>
          </w:tcPr>
          <w:p w14:paraId="487B1CFE" w14:textId="3D5BECC9" w:rsidR="00E55A1A" w:rsidRPr="00F77C70" w:rsidRDefault="00EA483B" w:rsidP="00EC2AF8">
            <w:pPr>
              <w:spacing w:after="0"/>
              <w:rPr>
                <w:rFonts w:ascii="Polo" w:hAnsi="Polo"/>
                <w:lang w:val="en-US"/>
              </w:rPr>
            </w:pPr>
            <w:r w:rsidRPr="00F77C70">
              <w:rPr>
                <w:rFonts w:ascii="Polo" w:hAnsi="Polo"/>
                <w:lang w:val="en-US"/>
              </w:rPr>
              <w:t>number</w:t>
            </w:r>
          </w:p>
        </w:tc>
        <w:tc>
          <w:tcPr>
            <w:tcW w:w="970" w:type="dxa"/>
          </w:tcPr>
          <w:p w14:paraId="36141EB1" w14:textId="2AAB33D3" w:rsidR="00E55A1A" w:rsidRPr="00F77C70" w:rsidRDefault="00EA483B" w:rsidP="00EC2AF8">
            <w:pPr>
              <w:spacing w:after="0"/>
              <w:rPr>
                <w:rFonts w:ascii="Polo" w:hAnsi="Polo"/>
                <w:lang w:val="en-US"/>
              </w:rPr>
            </w:pPr>
            <w:r w:rsidRPr="00F77C70">
              <w:rPr>
                <w:rFonts w:ascii="Polo" w:hAnsi="Polo"/>
                <w:lang w:val="en-US"/>
              </w:rPr>
              <w:t>X</w:t>
            </w:r>
          </w:p>
        </w:tc>
      </w:tr>
      <w:tr w:rsidR="00E55A1A" w:rsidRPr="00F77C70" w14:paraId="69669C83" w14:textId="77777777" w:rsidTr="00EC2AF8">
        <w:tc>
          <w:tcPr>
            <w:tcW w:w="1843" w:type="dxa"/>
          </w:tcPr>
          <w:p w14:paraId="32933204" w14:textId="01954F2B" w:rsidR="00E55A1A" w:rsidRPr="00F77C70" w:rsidRDefault="00E55A1A" w:rsidP="00EC2AF8">
            <w:pPr>
              <w:spacing w:after="0"/>
              <w:rPr>
                <w:rFonts w:ascii="Polo" w:hAnsi="Polo"/>
                <w:lang w:val="en-US"/>
              </w:rPr>
            </w:pPr>
            <w:proofErr w:type="spellStart"/>
            <w:r w:rsidRPr="00F77C70">
              <w:rPr>
                <w:rFonts w:ascii="Polo" w:hAnsi="Polo"/>
                <w:lang w:val="en-US"/>
              </w:rPr>
              <w:lastRenderedPageBreak/>
              <w:t>confirmation_advertising_phone</w:t>
            </w:r>
            <w:proofErr w:type="spellEnd"/>
          </w:p>
        </w:tc>
        <w:tc>
          <w:tcPr>
            <w:tcW w:w="1675" w:type="dxa"/>
          </w:tcPr>
          <w:p w14:paraId="53F28936" w14:textId="30E92196" w:rsidR="00E55A1A" w:rsidRPr="00F77C70" w:rsidRDefault="00E55A1A" w:rsidP="00EC2AF8">
            <w:pPr>
              <w:spacing w:after="0"/>
              <w:rPr>
                <w:rFonts w:ascii="Polo" w:hAnsi="Polo"/>
                <w:lang w:val="en-US"/>
              </w:rPr>
            </w:pPr>
            <w:r w:rsidRPr="00F77C70">
              <w:rPr>
                <w:rFonts w:ascii="Polo" w:hAnsi="Polo"/>
                <w:lang w:val="en-US"/>
              </w:rPr>
              <w:t>0 / 1</w:t>
            </w:r>
          </w:p>
        </w:tc>
        <w:tc>
          <w:tcPr>
            <w:tcW w:w="2578" w:type="dxa"/>
          </w:tcPr>
          <w:p w14:paraId="1A86BA94" w14:textId="5F33CA3B" w:rsidR="00E55A1A" w:rsidRPr="00F77C70" w:rsidRDefault="00E55A1A" w:rsidP="00B43DC5">
            <w:pPr>
              <w:spacing w:after="0"/>
              <w:rPr>
                <w:rFonts w:ascii="Polo" w:hAnsi="Polo"/>
                <w:lang w:val="en-US"/>
              </w:rPr>
            </w:pPr>
            <w:r w:rsidRPr="00F77C70">
              <w:rPr>
                <w:rFonts w:ascii="Polo" w:hAnsi="Polo"/>
                <w:lang w:val="en-US"/>
              </w:rPr>
              <w:t xml:space="preserve">Confirmation of the end-customer to </w:t>
            </w:r>
            <w:r w:rsidR="00B43DC5" w:rsidRPr="00F77C70">
              <w:rPr>
                <w:rFonts w:ascii="Polo" w:hAnsi="Polo"/>
                <w:lang w:val="en-US"/>
              </w:rPr>
              <w:t>agree</w:t>
            </w:r>
            <w:r w:rsidRPr="00F77C70">
              <w:rPr>
                <w:rFonts w:ascii="Polo" w:hAnsi="Polo"/>
                <w:lang w:val="en-US"/>
              </w:rPr>
              <w:t xml:space="preserve"> (1) or </w:t>
            </w:r>
            <w:r w:rsidR="00B43DC5" w:rsidRPr="00F77C70">
              <w:rPr>
                <w:rFonts w:ascii="Polo" w:hAnsi="Polo"/>
                <w:lang w:val="en-US"/>
              </w:rPr>
              <w:t>disagree</w:t>
            </w:r>
            <w:r w:rsidRPr="00F77C70">
              <w:rPr>
                <w:rFonts w:ascii="Polo" w:hAnsi="Polo"/>
                <w:lang w:val="en-US"/>
              </w:rPr>
              <w:t xml:space="preserve"> (0) </w:t>
            </w:r>
            <w:r w:rsidR="00B43DC5" w:rsidRPr="00F77C70">
              <w:rPr>
                <w:rFonts w:ascii="Polo" w:hAnsi="Polo"/>
                <w:lang w:val="en-US"/>
              </w:rPr>
              <w:t xml:space="preserve">to </w:t>
            </w:r>
            <w:r w:rsidRPr="00F77C70">
              <w:rPr>
                <w:rFonts w:ascii="Polo" w:hAnsi="Polo"/>
                <w:lang w:val="en-US"/>
              </w:rPr>
              <w:t>advertising by phone</w:t>
            </w:r>
          </w:p>
        </w:tc>
        <w:tc>
          <w:tcPr>
            <w:tcW w:w="992" w:type="dxa"/>
          </w:tcPr>
          <w:p w14:paraId="3DB09110" w14:textId="35348C9C" w:rsidR="00E55A1A" w:rsidRPr="00F77C70" w:rsidRDefault="00E55A1A" w:rsidP="00EC2AF8">
            <w:pPr>
              <w:spacing w:after="0"/>
              <w:rPr>
                <w:rFonts w:ascii="Polo" w:hAnsi="Polo"/>
                <w:lang w:val="en-US"/>
              </w:rPr>
            </w:pPr>
            <w:r w:rsidRPr="00F77C70">
              <w:rPr>
                <w:rFonts w:ascii="Polo" w:hAnsi="Polo"/>
                <w:lang w:val="en-US"/>
              </w:rPr>
              <w:t>Query</w:t>
            </w:r>
          </w:p>
        </w:tc>
        <w:tc>
          <w:tcPr>
            <w:tcW w:w="1120" w:type="dxa"/>
          </w:tcPr>
          <w:p w14:paraId="39B9EFB9" w14:textId="0A97BCBB" w:rsidR="00E55A1A" w:rsidRPr="00F77C70" w:rsidRDefault="00EA483B" w:rsidP="00EC2AF8">
            <w:pPr>
              <w:spacing w:after="0"/>
              <w:rPr>
                <w:rFonts w:ascii="Polo" w:hAnsi="Polo"/>
                <w:lang w:val="en-US"/>
              </w:rPr>
            </w:pPr>
            <w:r w:rsidRPr="00F77C70">
              <w:rPr>
                <w:rFonts w:ascii="Polo" w:hAnsi="Polo"/>
                <w:lang w:val="en-US"/>
              </w:rPr>
              <w:t>number</w:t>
            </w:r>
          </w:p>
        </w:tc>
        <w:tc>
          <w:tcPr>
            <w:tcW w:w="970" w:type="dxa"/>
          </w:tcPr>
          <w:p w14:paraId="2D2E6F0A" w14:textId="177C53A4" w:rsidR="00E55A1A" w:rsidRPr="00F77C70" w:rsidRDefault="00EA483B" w:rsidP="00EC2AF8">
            <w:pPr>
              <w:spacing w:after="0"/>
              <w:rPr>
                <w:rFonts w:ascii="Polo" w:hAnsi="Polo"/>
                <w:lang w:val="en-US"/>
              </w:rPr>
            </w:pPr>
            <w:r w:rsidRPr="00F77C70">
              <w:rPr>
                <w:rFonts w:ascii="Polo" w:hAnsi="Polo"/>
                <w:lang w:val="en-US"/>
              </w:rPr>
              <w:t>X</w:t>
            </w:r>
          </w:p>
        </w:tc>
      </w:tr>
    </w:tbl>
    <w:p w14:paraId="7A292F2B" w14:textId="50C75A4E" w:rsidR="00A10FE3" w:rsidRPr="00F77C70" w:rsidRDefault="00A22706" w:rsidP="004635C3">
      <w:pPr>
        <w:pStyle w:val="berschrift5"/>
        <w:rPr>
          <w:lang w:val="en-US"/>
        </w:rPr>
      </w:pPr>
      <w:r w:rsidRPr="00F77C70">
        <w:rPr>
          <w:lang w:val="en-US"/>
        </w:rPr>
        <w:t>Example request</w:t>
      </w:r>
    </w:p>
    <w:p w14:paraId="60618A04" w14:textId="5F4F3A5A" w:rsidR="00A22706" w:rsidRPr="00F77C70" w:rsidRDefault="00B43DC5" w:rsidP="00A22706">
      <w:pPr>
        <w:rPr>
          <w:lang w:val="en-US"/>
        </w:rPr>
      </w:pPr>
      <w:r w:rsidRPr="00F77C70">
        <w:rPr>
          <w:lang w:val="en-US"/>
        </w:rPr>
        <w:t>GET /contractpdf</w:t>
      </w:r>
      <w:proofErr w:type="gramStart"/>
      <w:r w:rsidR="00F2107B">
        <w:rPr>
          <w:lang w:val="en-US"/>
        </w:rPr>
        <w:t>?filename</w:t>
      </w:r>
      <w:proofErr w:type="gramEnd"/>
      <w:r w:rsidR="00F2107B">
        <w:rPr>
          <w:lang w:val="en-US"/>
        </w:rPr>
        <w:t>=</w:t>
      </w:r>
      <w:r w:rsidR="002A02DB" w:rsidRPr="00F77C70">
        <w:rPr>
          <w:lang w:val="en-US"/>
        </w:rPr>
        <w:t>EONDirektStrom_zusammenfassung_auftragsdaten_druckansicht.pdf</w:t>
      </w:r>
      <w:r w:rsidR="00F2107B">
        <w:rPr>
          <w:lang w:val="en-US"/>
        </w:rPr>
        <w:t>&amp;</w:t>
      </w:r>
      <w:r w:rsidR="00F02CD3" w:rsidRPr="00F77C70" w:rsidDel="002A02DB">
        <w:rPr>
          <w:lang w:val="en-US"/>
        </w:rPr>
        <w:t xml:space="preserve"> </w:t>
      </w:r>
      <w:r w:rsidRPr="00F77C70">
        <w:rPr>
          <w:rFonts w:ascii="Polo" w:hAnsi="Polo"/>
          <w:lang w:val="en-US"/>
        </w:rPr>
        <w:t>tokenId</w:t>
      </w:r>
      <w:r w:rsidR="00F02CD3">
        <w:rPr>
          <w:rFonts w:ascii="Polo" w:hAnsi="Polo"/>
          <w:lang w:val="en-US"/>
        </w:rPr>
        <w:t>=</w:t>
      </w:r>
      <w:r w:rsidR="00FF1CA3" w:rsidRPr="00F77C70">
        <w:rPr>
          <w:bCs/>
          <w:color w:val="000000" w:themeColor="text1"/>
          <w:lang w:val="en-US"/>
        </w:rPr>
        <w:t>klghe54k3e58oudhdfklghe89z</w:t>
      </w:r>
      <w:r w:rsidR="00F02CD3">
        <w:rPr>
          <w:rFonts w:ascii="Polo" w:hAnsi="Polo"/>
          <w:lang w:val="en-US"/>
        </w:rPr>
        <w:t>&amp;</w:t>
      </w:r>
      <w:r w:rsidR="0022527B" w:rsidRPr="00F77C70">
        <w:rPr>
          <w:rFonts w:ascii="Polo" w:hAnsi="Polo"/>
          <w:lang w:val="en-US"/>
        </w:rPr>
        <w:t>confirmation_advertising_phone</w:t>
      </w:r>
      <w:r w:rsidR="00F02CD3">
        <w:rPr>
          <w:rFonts w:ascii="Polo" w:hAnsi="Polo"/>
          <w:lang w:val="en-US"/>
        </w:rPr>
        <w:t>=</w:t>
      </w:r>
      <w:r w:rsidR="0022527B" w:rsidRPr="00F77C70">
        <w:rPr>
          <w:rFonts w:ascii="Polo" w:hAnsi="Polo"/>
          <w:lang w:val="en-US"/>
        </w:rPr>
        <w:t>1</w:t>
      </w:r>
      <w:r w:rsidR="00074EF4">
        <w:rPr>
          <w:rFonts w:ascii="Polo" w:hAnsi="Polo"/>
          <w:lang w:val="en-US"/>
        </w:rPr>
        <w:t>&amp;</w:t>
      </w:r>
      <w:r w:rsidR="00074EF4" w:rsidRPr="00F77C70">
        <w:rPr>
          <w:rFonts w:ascii="Polo" w:hAnsi="Polo"/>
          <w:lang w:val="en-US"/>
        </w:rPr>
        <w:t>confirmation_advertising_mail</w:t>
      </w:r>
      <w:r w:rsidR="00074EF4">
        <w:rPr>
          <w:rFonts w:ascii="Polo" w:hAnsi="Polo"/>
          <w:lang w:val="en-US"/>
        </w:rPr>
        <w:t>=0</w:t>
      </w:r>
    </w:p>
    <w:p w14:paraId="31E6B011" w14:textId="77777777" w:rsidR="00A22706" w:rsidRPr="00F77C70" w:rsidRDefault="00A22706" w:rsidP="004635C3">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B321E6" w:rsidRPr="00F77C70" w14:paraId="2A64779E" w14:textId="77777777" w:rsidTr="007D4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5DB900" w14:textId="77777777" w:rsidR="00B321E6" w:rsidRPr="00F77C70" w:rsidRDefault="00B321E6" w:rsidP="007D4538">
            <w:pPr>
              <w:rPr>
                <w:lang w:val="en-US"/>
              </w:rPr>
            </w:pPr>
            <w:r w:rsidRPr="00F77C70">
              <w:rPr>
                <w:lang w:val="en-US"/>
              </w:rPr>
              <w:t>Status code</w:t>
            </w:r>
          </w:p>
        </w:tc>
        <w:tc>
          <w:tcPr>
            <w:tcW w:w="1418" w:type="dxa"/>
          </w:tcPr>
          <w:p w14:paraId="628F3307" w14:textId="77777777" w:rsidR="00B321E6" w:rsidRPr="00F77C70" w:rsidRDefault="00B321E6" w:rsidP="007D4538">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2AA58177" w14:textId="77777777" w:rsidR="00B321E6" w:rsidRPr="00F77C70" w:rsidRDefault="00B321E6" w:rsidP="007D4538">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B321E6" w:rsidRPr="00F77C70" w14:paraId="5A803BA8" w14:textId="77777777" w:rsidTr="007D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B4DA384" w14:textId="77777777" w:rsidR="00B321E6" w:rsidRPr="00F77C70" w:rsidRDefault="00B321E6" w:rsidP="007D4538">
            <w:pPr>
              <w:rPr>
                <w:lang w:val="en-US"/>
              </w:rPr>
            </w:pPr>
            <w:r w:rsidRPr="00F77C70">
              <w:rPr>
                <w:lang w:val="en-US"/>
              </w:rPr>
              <w:t>200</w:t>
            </w:r>
          </w:p>
        </w:tc>
        <w:tc>
          <w:tcPr>
            <w:tcW w:w="1418" w:type="dxa"/>
          </w:tcPr>
          <w:p w14:paraId="1C86E4DC" w14:textId="77777777" w:rsidR="00B321E6" w:rsidRPr="00F77C70" w:rsidRDefault="00B321E6" w:rsidP="007D4538">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w:t>
            </w:r>
          </w:p>
        </w:tc>
        <w:tc>
          <w:tcPr>
            <w:tcW w:w="6484" w:type="dxa"/>
          </w:tcPr>
          <w:p w14:paraId="7E068098" w14:textId="77233C9A" w:rsidR="00B321E6" w:rsidRPr="00F77C70" w:rsidRDefault="00CD6B2A" w:rsidP="007D4538">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[Binary data]</w:t>
            </w:r>
          </w:p>
        </w:tc>
      </w:tr>
    </w:tbl>
    <w:p w14:paraId="3FBD2A36" w14:textId="3EFF7328" w:rsidR="00EA71D7" w:rsidRPr="00F77C70" w:rsidRDefault="00B321E6" w:rsidP="004635C3">
      <w:pPr>
        <w:pStyle w:val="berschrift4"/>
        <w:rPr>
          <w:lang w:val="en-US"/>
        </w:rPr>
      </w:pPr>
      <w:r w:rsidRPr="00F77C70">
        <w:rPr>
          <w:lang w:val="en-US"/>
        </w:rPr>
        <w:t>/</w:t>
      </w:r>
      <w:r w:rsidR="00373807" w:rsidRPr="00F77C70">
        <w:rPr>
          <w:lang w:val="en-US"/>
        </w:rPr>
        <w:t>contract</w:t>
      </w:r>
      <w:proofErr w:type="gramStart"/>
      <w:r w:rsidR="00373807" w:rsidRPr="00F77C70">
        <w:rPr>
          <w:lang w:val="en-US"/>
        </w:rPr>
        <w:t>/{</w:t>
      </w:r>
      <w:proofErr w:type="spellStart"/>
      <w:proofErr w:type="gramEnd"/>
      <w:r w:rsidR="00373807" w:rsidRPr="00F77C70">
        <w:rPr>
          <w:lang w:val="en-US"/>
        </w:rPr>
        <w:t>tokenId</w:t>
      </w:r>
      <w:proofErr w:type="spellEnd"/>
      <w:r w:rsidR="00373807" w:rsidRPr="00F77C70">
        <w:rPr>
          <w:lang w:val="en-US"/>
        </w:rPr>
        <w:t>}</w:t>
      </w:r>
    </w:p>
    <w:p w14:paraId="57DC4FF7" w14:textId="0BF6AF42" w:rsidR="00B321E6" w:rsidRDefault="00B321E6" w:rsidP="004635C3">
      <w:pPr>
        <w:rPr>
          <w:lang w:val="en-US"/>
        </w:rPr>
      </w:pPr>
      <w:r w:rsidRPr="00F77C70">
        <w:rPr>
          <w:lang w:val="en-US"/>
        </w:rPr>
        <w:t xml:space="preserve">This </w:t>
      </w:r>
      <w:r w:rsidR="00B4478C" w:rsidRPr="00F77C70">
        <w:rPr>
          <w:lang w:val="en-US"/>
        </w:rPr>
        <w:t>service</w:t>
      </w:r>
      <w:r w:rsidRPr="00F77C70">
        <w:rPr>
          <w:lang w:val="en-US"/>
        </w:rPr>
        <w:t xml:space="preserve"> is used to submit contract data (via the OVA form)</w:t>
      </w:r>
      <w:r w:rsidR="00373807" w:rsidRPr="00F77C70">
        <w:rPr>
          <w:lang w:val="en-US"/>
        </w:rPr>
        <w:t xml:space="preserve"> for the given token ID. The frontend will invoke this service operation for each OVA step together with the generated token ID and submit all person</w:t>
      </w:r>
      <w:r w:rsidR="009C640C" w:rsidRPr="00F77C70">
        <w:rPr>
          <w:lang w:val="en-US"/>
        </w:rPr>
        <w:t>al</w:t>
      </w:r>
      <w:r w:rsidR="00373807" w:rsidRPr="00F77C70">
        <w:rPr>
          <w:lang w:val="en-US"/>
        </w:rPr>
        <w:t xml:space="preserve"> data provided by the end-customer.</w:t>
      </w:r>
      <w:r w:rsidR="004409CB" w:rsidRPr="00F77C70">
        <w:rPr>
          <w:lang w:val="en-US"/>
        </w:rPr>
        <w:t xml:space="preserve"> To support flexible usage of the service and keep the service stateless, the fixated/frozen product data plus the already entered and validated user data are returned on each successful response.</w:t>
      </w:r>
    </w:p>
    <w:p w14:paraId="0DA6DECA" w14:textId="64C6A3A3" w:rsidR="00A2046C" w:rsidRPr="002B4227" w:rsidRDefault="00A2046C" w:rsidP="002B4227">
      <w:pPr>
        <w:shd w:val="clear" w:color="auto" w:fill="CCC0D9" w:themeFill="accent4" w:themeFillTint="66"/>
        <w:rPr>
          <w:b/>
          <w:lang w:val="en-US"/>
        </w:rPr>
      </w:pPr>
      <w:r w:rsidRPr="002B4227">
        <w:rPr>
          <w:b/>
          <w:lang w:val="en-US"/>
        </w:rPr>
        <w:t>SPOC:</w:t>
      </w:r>
    </w:p>
    <w:p w14:paraId="4DDC308E" w14:textId="77777777" w:rsidR="008B5BDA" w:rsidRDefault="00A2046C" w:rsidP="002B4227">
      <w:pPr>
        <w:shd w:val="clear" w:color="auto" w:fill="CCC0D9" w:themeFill="accent4" w:themeFillTint="66"/>
        <w:rPr>
          <w:lang w:val="en-US"/>
        </w:rPr>
      </w:pPr>
      <w:r>
        <w:rPr>
          <w:lang w:val="en-US"/>
        </w:rPr>
        <w:t>The API call doesn’t change since all step info’s are sent via the parameter “data”. Though adding additional fields to the request need to be arranged with the backend first, so that respective validators can be adapted or added</w:t>
      </w:r>
      <w:r w:rsidR="00821E54">
        <w:rPr>
          <w:lang w:val="en-US"/>
        </w:rPr>
        <w:t xml:space="preserve"> to guarantee correct behavior.</w:t>
      </w:r>
    </w:p>
    <w:p w14:paraId="5889CCC3" w14:textId="7CD13BED" w:rsidR="00460E41" w:rsidRDefault="008B5BDA" w:rsidP="002B4227">
      <w:pPr>
        <w:shd w:val="clear" w:color="auto" w:fill="CCC0D9" w:themeFill="accent4" w:themeFillTint="66"/>
        <w:rPr>
          <w:lang w:val="en-US"/>
        </w:rPr>
      </w:pPr>
      <w:r>
        <w:rPr>
          <w:lang w:val="en-US"/>
        </w:rPr>
        <w:t>EDG should also be contacted in case new error codes need to be defined.</w:t>
      </w:r>
    </w:p>
    <w:p w14:paraId="39813D11" w14:textId="77777777" w:rsidR="00460E41" w:rsidRDefault="00460E41" w:rsidP="00460E41">
      <w:pPr>
        <w:shd w:val="clear" w:color="auto" w:fill="CCC0D9" w:themeFill="accent4" w:themeFillTint="66"/>
        <w:spacing w:after="0"/>
        <w:rPr>
          <w:rFonts w:ascii="Polo" w:hAnsi="Polo"/>
          <w:color w:val="000000" w:themeColor="text1"/>
          <w:lang w:val="en-US"/>
        </w:rPr>
      </w:pPr>
      <w:r>
        <w:rPr>
          <w:rFonts w:ascii="Polo" w:hAnsi="Polo"/>
          <w:color w:val="000000" w:themeColor="text1"/>
          <w:lang w:val="en-US"/>
        </w:rPr>
        <w:t>An API call for a sales partner can be identified by the “</w:t>
      </w:r>
      <w:proofErr w:type="spellStart"/>
      <w:r>
        <w:rPr>
          <w:rFonts w:ascii="Polo" w:hAnsi="Polo"/>
          <w:color w:val="000000" w:themeColor="text1"/>
          <w:lang w:val="en-US"/>
        </w:rPr>
        <w:t>clientId</w:t>
      </w:r>
      <w:proofErr w:type="spellEnd"/>
      <w:r>
        <w:rPr>
          <w:rFonts w:ascii="Polo" w:hAnsi="Polo"/>
          <w:color w:val="000000" w:themeColor="text1"/>
          <w:lang w:val="en-US"/>
        </w:rPr>
        <w:t xml:space="preserve">”.  As an example: </w:t>
      </w:r>
    </w:p>
    <w:p w14:paraId="2E10820E" w14:textId="5A7DC7A0" w:rsidR="00460E41" w:rsidRPr="00100CD3" w:rsidRDefault="00CB0E2B" w:rsidP="00460E41">
      <w:pPr>
        <w:shd w:val="clear" w:color="auto" w:fill="CCC0D9" w:themeFill="accent4" w:themeFillTint="66"/>
        <w:spacing w:after="0"/>
        <w:rPr>
          <w:rFonts w:ascii="Polo" w:hAnsi="Polo"/>
          <w:color w:val="000000" w:themeColor="text1"/>
          <w:sz w:val="20"/>
          <w:szCs w:val="20"/>
          <w:lang w:val="en-US"/>
        </w:rPr>
      </w:pPr>
      <w:r>
        <w:fldChar w:fldCharType="begin"/>
      </w:r>
      <w:r w:rsidRPr="002666EA">
        <w:rPr>
          <w:lang w:val="en-US"/>
          <w:rPrChange w:id="56" w:author="Autor">
            <w:rPr/>
          </w:rPrChange>
        </w:rPr>
        <w:instrText xml:space="preserve"> HYPERLINK "https://api.eon.de/sales/contract/1.0?clientId=airberlin" </w:instrText>
      </w:r>
      <w:r>
        <w:fldChar w:fldCharType="separate"/>
      </w:r>
      <w:r w:rsidR="00460E41" w:rsidRPr="00460E41">
        <w:rPr>
          <w:rStyle w:val="Hyperlink"/>
          <w:rFonts w:ascii="Polo" w:hAnsi="Polo" w:cstheme="minorBidi"/>
          <w:sz w:val="20"/>
          <w:szCs w:val="20"/>
          <w:lang w:val="en-US"/>
        </w:rPr>
        <w:t>https://api.eon.de/sales/contract/1.0?clientId=</w:t>
      </w:r>
      <w:r w:rsidR="00460E41" w:rsidRPr="00460E41">
        <w:rPr>
          <w:rStyle w:val="Hyperlink"/>
          <w:rFonts w:ascii="Polo" w:hAnsi="Polo" w:cstheme="minorBidi"/>
          <w:b/>
          <w:sz w:val="20"/>
          <w:szCs w:val="20"/>
          <w:lang w:val="en-US"/>
        </w:rPr>
        <w:t>airberlin</w:t>
      </w:r>
      <w:r>
        <w:rPr>
          <w:rStyle w:val="Hyperlink"/>
          <w:rFonts w:ascii="Polo" w:hAnsi="Polo" w:cstheme="minorBidi"/>
          <w:b/>
          <w:sz w:val="20"/>
          <w:szCs w:val="20"/>
          <w:lang w:val="en-US"/>
        </w:rPr>
        <w:fldChar w:fldCharType="end"/>
      </w:r>
      <w:r w:rsidR="00460E41" w:rsidRPr="00100CD3">
        <w:rPr>
          <w:rFonts w:ascii="Polo" w:hAnsi="Polo"/>
          <w:color w:val="000000" w:themeColor="text1"/>
          <w:sz w:val="20"/>
          <w:szCs w:val="20"/>
          <w:lang w:val="en-US"/>
        </w:rPr>
        <w:t xml:space="preserve"> …</w:t>
      </w:r>
    </w:p>
    <w:p w14:paraId="1FC3E4D7" w14:textId="54BD032A" w:rsidR="00B321E6" w:rsidRPr="00F77C70" w:rsidRDefault="00B321E6" w:rsidP="004635C3">
      <w:pPr>
        <w:pStyle w:val="berschrift5"/>
        <w:rPr>
          <w:lang w:val="en-US"/>
        </w:rPr>
      </w:pPr>
      <w:r w:rsidRPr="00F77C70">
        <w:rPr>
          <w:lang w:val="en-US"/>
        </w:rPr>
        <w:t>Technical specification</w:t>
      </w:r>
    </w:p>
    <w:tbl>
      <w:tblPr>
        <w:tblStyle w:val="Tabellenraster"/>
        <w:tblW w:w="9103" w:type="dxa"/>
        <w:tblInd w:w="108" w:type="dxa"/>
        <w:tblLook w:val="04A0" w:firstRow="1" w:lastRow="0" w:firstColumn="1" w:lastColumn="0" w:noHBand="0" w:noVBand="1"/>
      </w:tblPr>
      <w:tblGrid>
        <w:gridCol w:w="3316"/>
        <w:gridCol w:w="2496"/>
        <w:gridCol w:w="3291"/>
      </w:tblGrid>
      <w:tr w:rsidR="00B321E6" w:rsidRPr="00F77C70" w14:paraId="2425F9AF" w14:textId="77777777" w:rsidTr="007D4538">
        <w:tc>
          <w:tcPr>
            <w:tcW w:w="3316" w:type="dxa"/>
          </w:tcPr>
          <w:p w14:paraId="09B9BB9F" w14:textId="77777777" w:rsidR="00B321E6" w:rsidRPr="00F77C70" w:rsidRDefault="00B321E6" w:rsidP="007D4538">
            <w:pPr>
              <w:rPr>
                <w:rFonts w:ascii="Polo" w:hAnsi="Polo"/>
                <w:b/>
                <w:lang w:val="en-US"/>
              </w:rPr>
            </w:pPr>
            <w:r w:rsidRPr="00F77C70">
              <w:rPr>
                <w:rFonts w:ascii="Polo" w:hAnsi="Polo"/>
                <w:b/>
                <w:lang w:val="en-US"/>
              </w:rPr>
              <w:lastRenderedPageBreak/>
              <w:t>Request type</w:t>
            </w:r>
          </w:p>
        </w:tc>
        <w:tc>
          <w:tcPr>
            <w:tcW w:w="2496" w:type="dxa"/>
          </w:tcPr>
          <w:p w14:paraId="355F8560" w14:textId="70B2398F" w:rsidR="00B321E6" w:rsidRPr="00F77C70" w:rsidRDefault="00373807" w:rsidP="007D4538">
            <w:pPr>
              <w:rPr>
                <w:rFonts w:ascii="Polo" w:hAnsi="Polo"/>
                <w:lang w:val="en-US"/>
              </w:rPr>
            </w:pPr>
            <w:r w:rsidRPr="00F77C70">
              <w:rPr>
                <w:rFonts w:ascii="Polo" w:hAnsi="Polo"/>
                <w:lang w:val="en-US"/>
              </w:rPr>
              <w:t>POST</w:t>
            </w:r>
          </w:p>
        </w:tc>
        <w:tc>
          <w:tcPr>
            <w:tcW w:w="3291" w:type="dxa"/>
          </w:tcPr>
          <w:p w14:paraId="2C8C79B6" w14:textId="0057082E" w:rsidR="00B321E6" w:rsidRPr="00F77C70" w:rsidRDefault="00B321E6" w:rsidP="007D4538">
            <w:pPr>
              <w:rPr>
                <w:rFonts w:ascii="Polo" w:hAnsi="Polo"/>
                <w:lang w:val="en-US"/>
              </w:rPr>
            </w:pPr>
          </w:p>
        </w:tc>
      </w:tr>
      <w:tr w:rsidR="009B7A35" w:rsidRPr="00F77C70" w14:paraId="1BC2EC19" w14:textId="77777777" w:rsidTr="007D4538">
        <w:tc>
          <w:tcPr>
            <w:tcW w:w="3316" w:type="dxa"/>
          </w:tcPr>
          <w:p w14:paraId="4E2025E0" w14:textId="7B3CCCEA" w:rsidR="009B7A35" w:rsidRPr="00F77C70" w:rsidRDefault="009B7A35" w:rsidP="007D4538">
            <w:pPr>
              <w:rPr>
                <w:rFonts w:ascii="Polo" w:hAnsi="Polo"/>
                <w:b/>
                <w:lang w:val="en-US"/>
              </w:rPr>
            </w:pPr>
            <w:r w:rsidRPr="00F77C70">
              <w:rPr>
                <w:rFonts w:ascii="Polo" w:hAnsi="Polo"/>
                <w:b/>
                <w:lang w:val="en-US"/>
              </w:rPr>
              <w:t>Response type</w:t>
            </w:r>
          </w:p>
        </w:tc>
        <w:tc>
          <w:tcPr>
            <w:tcW w:w="2496" w:type="dxa"/>
          </w:tcPr>
          <w:p w14:paraId="4259EBF3" w14:textId="668E2A23" w:rsidR="009B7A35" w:rsidRPr="00F77C70" w:rsidRDefault="009B7A35" w:rsidP="007D4538">
            <w:pPr>
              <w:rPr>
                <w:rFonts w:ascii="Polo" w:hAnsi="Polo"/>
                <w:lang w:val="en-US"/>
              </w:rPr>
            </w:pPr>
            <w:r w:rsidRPr="00F77C70">
              <w:rPr>
                <w:rFonts w:ascii="Polo" w:hAnsi="Polo"/>
                <w:lang w:val="en-US"/>
              </w:rPr>
              <w:t>JSON</w:t>
            </w:r>
          </w:p>
        </w:tc>
        <w:tc>
          <w:tcPr>
            <w:tcW w:w="3291" w:type="dxa"/>
          </w:tcPr>
          <w:p w14:paraId="0EBDA07F" w14:textId="64442FA1" w:rsidR="009B7A35" w:rsidRPr="00F77C70" w:rsidRDefault="005F412F" w:rsidP="007D4538">
            <w:pPr>
              <w:rPr>
                <w:rFonts w:ascii="Polo" w:hAnsi="Polo"/>
                <w:lang w:val="en-US"/>
              </w:rPr>
            </w:pPr>
            <w:r>
              <w:rPr>
                <w:rFonts w:ascii="Polo" w:hAnsi="Polo"/>
                <w:lang w:val="en-US"/>
              </w:rPr>
              <w:t>string/</w:t>
            </w:r>
            <w:proofErr w:type="spellStart"/>
            <w:r>
              <w:rPr>
                <w:rFonts w:ascii="Polo" w:hAnsi="Polo"/>
                <w:lang w:val="en-US"/>
              </w:rPr>
              <w:t>json</w:t>
            </w:r>
            <w:proofErr w:type="spellEnd"/>
          </w:p>
        </w:tc>
      </w:tr>
    </w:tbl>
    <w:p w14:paraId="56603E7B" w14:textId="79E76FEF" w:rsidR="00B321E6" w:rsidRPr="00F77C70" w:rsidRDefault="00B321E6" w:rsidP="004635C3">
      <w:pPr>
        <w:pStyle w:val="berschrift5"/>
        <w:rPr>
          <w:lang w:val="en-US"/>
        </w:rPr>
      </w:pPr>
      <w:r w:rsidRPr="00F77C70">
        <w:rPr>
          <w:lang w:val="en-US"/>
        </w:rPr>
        <w:t>Parameters</w:t>
      </w:r>
    </w:p>
    <w:tbl>
      <w:tblPr>
        <w:tblStyle w:val="Tabellenraster"/>
        <w:tblW w:w="9178" w:type="dxa"/>
        <w:tblInd w:w="108" w:type="dxa"/>
        <w:tblLayout w:type="fixed"/>
        <w:tblLook w:val="04A0" w:firstRow="1" w:lastRow="0" w:firstColumn="1" w:lastColumn="0" w:noHBand="0" w:noVBand="1"/>
      </w:tblPr>
      <w:tblGrid>
        <w:gridCol w:w="1843"/>
        <w:gridCol w:w="1675"/>
        <w:gridCol w:w="2578"/>
        <w:gridCol w:w="992"/>
        <w:gridCol w:w="1120"/>
        <w:gridCol w:w="970"/>
      </w:tblGrid>
      <w:tr w:rsidR="00B44C5D" w:rsidRPr="00F77C70" w14:paraId="04C2D896" w14:textId="77777777" w:rsidTr="007D4538">
        <w:tc>
          <w:tcPr>
            <w:tcW w:w="1843" w:type="dxa"/>
            <w:shd w:val="clear" w:color="auto" w:fill="D9D9D9" w:themeFill="background1" w:themeFillShade="D9"/>
          </w:tcPr>
          <w:p w14:paraId="74503400" w14:textId="77777777" w:rsidR="00B44C5D" w:rsidRPr="00F77C70" w:rsidRDefault="00B44C5D" w:rsidP="007D4538">
            <w:pPr>
              <w:spacing w:after="0"/>
              <w:rPr>
                <w:rFonts w:ascii="Polo" w:hAnsi="Polo"/>
                <w:b/>
                <w:lang w:val="en-US"/>
              </w:rPr>
            </w:pPr>
            <w:r w:rsidRPr="00F77C70">
              <w:rPr>
                <w:rFonts w:ascii="Polo" w:hAnsi="Polo"/>
                <w:b/>
                <w:lang w:val="en-US"/>
              </w:rPr>
              <w:t>Parameter</w:t>
            </w:r>
          </w:p>
        </w:tc>
        <w:tc>
          <w:tcPr>
            <w:tcW w:w="1675" w:type="dxa"/>
            <w:shd w:val="clear" w:color="auto" w:fill="D9D9D9" w:themeFill="background1" w:themeFillShade="D9"/>
          </w:tcPr>
          <w:p w14:paraId="43E7CDB9" w14:textId="77777777" w:rsidR="00B44C5D" w:rsidRPr="00F77C70" w:rsidRDefault="00B44C5D" w:rsidP="007D4538">
            <w:pPr>
              <w:spacing w:after="0"/>
              <w:rPr>
                <w:rFonts w:ascii="Polo" w:hAnsi="Polo"/>
                <w:b/>
                <w:lang w:val="en-US"/>
              </w:rPr>
            </w:pPr>
            <w:r w:rsidRPr="00F77C70">
              <w:rPr>
                <w:rFonts w:ascii="Polo" w:hAnsi="Polo"/>
                <w:b/>
                <w:lang w:val="en-US"/>
              </w:rPr>
              <w:t>Value(s)</w:t>
            </w:r>
          </w:p>
        </w:tc>
        <w:tc>
          <w:tcPr>
            <w:tcW w:w="2578" w:type="dxa"/>
            <w:shd w:val="clear" w:color="auto" w:fill="D9D9D9" w:themeFill="background1" w:themeFillShade="D9"/>
          </w:tcPr>
          <w:p w14:paraId="2ECC1770" w14:textId="77777777" w:rsidR="00B44C5D" w:rsidRPr="00F77C70" w:rsidRDefault="00B44C5D" w:rsidP="007D4538">
            <w:pPr>
              <w:spacing w:after="0"/>
              <w:rPr>
                <w:rFonts w:ascii="Polo" w:hAnsi="Polo"/>
                <w:b/>
                <w:lang w:val="en-US"/>
              </w:rPr>
            </w:pPr>
            <w:r w:rsidRPr="00F77C70">
              <w:rPr>
                <w:rFonts w:ascii="Polo" w:hAnsi="Polo"/>
                <w:b/>
                <w:lang w:val="en-US"/>
              </w:rPr>
              <w:t>Description</w:t>
            </w:r>
          </w:p>
        </w:tc>
        <w:tc>
          <w:tcPr>
            <w:tcW w:w="992" w:type="dxa"/>
            <w:shd w:val="clear" w:color="auto" w:fill="D9D9D9" w:themeFill="background1" w:themeFillShade="D9"/>
          </w:tcPr>
          <w:p w14:paraId="66ABE65F" w14:textId="77777777" w:rsidR="00B44C5D" w:rsidRPr="00F77C70" w:rsidRDefault="00B44C5D" w:rsidP="007D4538">
            <w:pPr>
              <w:spacing w:after="0"/>
              <w:rPr>
                <w:rFonts w:ascii="Polo" w:hAnsi="Polo"/>
                <w:b/>
                <w:lang w:val="en-US"/>
              </w:rPr>
            </w:pPr>
            <w:r w:rsidRPr="00F77C70">
              <w:rPr>
                <w:rFonts w:ascii="Polo" w:hAnsi="Polo"/>
                <w:b/>
                <w:lang w:val="en-US"/>
              </w:rPr>
              <w:t>Parameter type</w:t>
            </w:r>
          </w:p>
        </w:tc>
        <w:tc>
          <w:tcPr>
            <w:tcW w:w="1120" w:type="dxa"/>
            <w:shd w:val="clear" w:color="auto" w:fill="D9D9D9" w:themeFill="background1" w:themeFillShade="D9"/>
          </w:tcPr>
          <w:p w14:paraId="6BB1BDAD" w14:textId="77777777" w:rsidR="00B44C5D" w:rsidRPr="00F77C70" w:rsidRDefault="00B44C5D" w:rsidP="007D4538">
            <w:pPr>
              <w:spacing w:after="0"/>
              <w:rPr>
                <w:rFonts w:ascii="Polo" w:hAnsi="Polo"/>
                <w:b/>
                <w:lang w:val="en-US"/>
              </w:rPr>
            </w:pPr>
            <w:r w:rsidRPr="00F77C70">
              <w:rPr>
                <w:rFonts w:ascii="Polo" w:hAnsi="Polo"/>
                <w:b/>
                <w:lang w:val="en-US"/>
              </w:rPr>
              <w:t>Data type</w:t>
            </w:r>
          </w:p>
        </w:tc>
        <w:tc>
          <w:tcPr>
            <w:tcW w:w="970" w:type="dxa"/>
            <w:shd w:val="clear" w:color="auto" w:fill="D9D9D9" w:themeFill="background1" w:themeFillShade="D9"/>
          </w:tcPr>
          <w:p w14:paraId="1CC676A8" w14:textId="77777777" w:rsidR="00B44C5D" w:rsidRPr="00F77C70" w:rsidRDefault="00B44C5D" w:rsidP="007D4538">
            <w:pPr>
              <w:spacing w:after="0"/>
              <w:rPr>
                <w:rFonts w:ascii="Polo" w:hAnsi="Polo"/>
                <w:b/>
                <w:lang w:val="en-US"/>
              </w:rPr>
            </w:pPr>
            <w:r w:rsidRPr="00F77C70">
              <w:rPr>
                <w:rFonts w:ascii="Polo" w:hAnsi="Polo"/>
                <w:b/>
                <w:lang w:val="en-US"/>
              </w:rPr>
              <w:t>Required</w:t>
            </w:r>
          </w:p>
        </w:tc>
      </w:tr>
      <w:tr w:rsidR="0097772C" w:rsidRPr="00F77C70" w14:paraId="43CA16B0" w14:textId="77777777" w:rsidTr="007D4538">
        <w:tc>
          <w:tcPr>
            <w:tcW w:w="1843" w:type="dxa"/>
          </w:tcPr>
          <w:p w14:paraId="7944C89F" w14:textId="70ACD0BE" w:rsidR="0097772C" w:rsidRPr="00F77C70" w:rsidRDefault="0097772C" w:rsidP="007D4538">
            <w:pPr>
              <w:spacing w:after="0"/>
              <w:rPr>
                <w:rFonts w:ascii="Polo" w:hAnsi="Polo"/>
                <w:lang w:val="en-US"/>
              </w:rPr>
            </w:pPr>
            <w:proofErr w:type="spellStart"/>
            <w:r w:rsidRPr="00F77C70">
              <w:rPr>
                <w:rFonts w:ascii="Polo" w:hAnsi="Polo"/>
                <w:lang w:val="en-US"/>
              </w:rPr>
              <w:t>tokenId</w:t>
            </w:r>
            <w:proofErr w:type="spellEnd"/>
          </w:p>
        </w:tc>
        <w:tc>
          <w:tcPr>
            <w:tcW w:w="1675" w:type="dxa"/>
          </w:tcPr>
          <w:p w14:paraId="5ED18375" w14:textId="396541F3" w:rsidR="0097772C" w:rsidRPr="00F77C70" w:rsidRDefault="00FB4508" w:rsidP="007D4538">
            <w:pPr>
              <w:spacing w:after="0"/>
              <w:rPr>
                <w:rFonts w:ascii="Polo" w:hAnsi="Polo"/>
                <w:lang w:val="en-US"/>
              </w:rPr>
            </w:pPr>
            <w:r w:rsidRPr="00F77C70">
              <w:rPr>
                <w:bCs/>
                <w:color w:val="000000" w:themeColor="text1"/>
                <w:lang w:val="en-US"/>
              </w:rPr>
              <w:t>klghe54k3e58oudhdfklghe89z</w:t>
            </w:r>
          </w:p>
        </w:tc>
        <w:tc>
          <w:tcPr>
            <w:tcW w:w="2578" w:type="dxa"/>
          </w:tcPr>
          <w:p w14:paraId="26ACF78C" w14:textId="34687464" w:rsidR="0097772C" w:rsidRPr="00F77C70" w:rsidRDefault="0097772C" w:rsidP="007D4538">
            <w:pPr>
              <w:spacing w:after="0"/>
              <w:rPr>
                <w:rFonts w:ascii="Polo" w:hAnsi="Polo"/>
                <w:lang w:val="en-US"/>
              </w:rPr>
            </w:pPr>
            <w:r w:rsidRPr="00F77C70">
              <w:rPr>
                <w:rFonts w:ascii="Polo" w:hAnsi="Polo"/>
                <w:lang w:val="en-US"/>
              </w:rPr>
              <w:t>Token generated by the EBS backend to fixate the product data for the OVA</w:t>
            </w:r>
          </w:p>
        </w:tc>
        <w:tc>
          <w:tcPr>
            <w:tcW w:w="992" w:type="dxa"/>
          </w:tcPr>
          <w:p w14:paraId="54A179BE" w14:textId="7D7E6682" w:rsidR="0097772C" w:rsidRPr="00F77C70" w:rsidRDefault="00A46E4E" w:rsidP="007D4538">
            <w:pPr>
              <w:spacing w:after="0"/>
              <w:rPr>
                <w:rFonts w:ascii="Polo" w:hAnsi="Polo"/>
                <w:lang w:val="en-US"/>
              </w:rPr>
            </w:pPr>
            <w:r>
              <w:rPr>
                <w:rFonts w:ascii="Polo" w:hAnsi="Polo"/>
                <w:lang w:val="en-US"/>
              </w:rPr>
              <w:t>Query</w:t>
            </w:r>
          </w:p>
        </w:tc>
        <w:tc>
          <w:tcPr>
            <w:tcW w:w="1120" w:type="dxa"/>
          </w:tcPr>
          <w:p w14:paraId="51C85D97" w14:textId="0856EFF0" w:rsidR="0097772C" w:rsidRPr="00F77C70" w:rsidRDefault="0097772C" w:rsidP="007D4538">
            <w:pPr>
              <w:spacing w:after="0"/>
              <w:rPr>
                <w:lang w:val="en-US"/>
              </w:rPr>
            </w:pPr>
            <w:r w:rsidRPr="00F77C70">
              <w:rPr>
                <w:rFonts w:ascii="Polo" w:hAnsi="Polo"/>
                <w:lang w:val="en-US"/>
              </w:rPr>
              <w:t>string</w:t>
            </w:r>
          </w:p>
        </w:tc>
        <w:tc>
          <w:tcPr>
            <w:tcW w:w="970" w:type="dxa"/>
          </w:tcPr>
          <w:p w14:paraId="0EBB5575" w14:textId="3FBF2033" w:rsidR="0097772C" w:rsidRPr="00F77C70" w:rsidRDefault="0097772C" w:rsidP="007D4538">
            <w:pPr>
              <w:spacing w:after="0"/>
              <w:rPr>
                <w:rFonts w:ascii="Polo" w:hAnsi="Polo"/>
                <w:lang w:val="en-US"/>
              </w:rPr>
            </w:pPr>
            <w:r w:rsidRPr="00F77C70">
              <w:rPr>
                <w:rFonts w:ascii="Polo" w:hAnsi="Polo"/>
                <w:lang w:val="en-US"/>
              </w:rPr>
              <w:t>X</w:t>
            </w:r>
          </w:p>
        </w:tc>
      </w:tr>
      <w:tr w:rsidR="00735F66" w:rsidRPr="00F77C70" w14:paraId="35CFCA7D" w14:textId="77777777" w:rsidTr="007D4538">
        <w:tc>
          <w:tcPr>
            <w:tcW w:w="1843" w:type="dxa"/>
          </w:tcPr>
          <w:p w14:paraId="147F1583" w14:textId="3B0B9A78" w:rsidR="00735F66" w:rsidRPr="00F77C70" w:rsidRDefault="00707206" w:rsidP="007D4538">
            <w:pPr>
              <w:spacing w:after="0"/>
              <w:rPr>
                <w:rFonts w:ascii="Polo" w:hAnsi="Polo"/>
                <w:lang w:val="en-US"/>
              </w:rPr>
            </w:pPr>
            <w:r>
              <w:rPr>
                <w:rFonts w:ascii="Polo" w:hAnsi="Polo"/>
                <w:lang w:val="en-US"/>
              </w:rPr>
              <w:t>s</w:t>
            </w:r>
            <w:r w:rsidRPr="00F77C70">
              <w:rPr>
                <w:rFonts w:ascii="Polo" w:hAnsi="Polo"/>
                <w:lang w:val="en-US"/>
              </w:rPr>
              <w:t>tep</w:t>
            </w:r>
          </w:p>
        </w:tc>
        <w:tc>
          <w:tcPr>
            <w:tcW w:w="1675" w:type="dxa"/>
          </w:tcPr>
          <w:p w14:paraId="6A68F311" w14:textId="02FB0F2D" w:rsidR="00735F66" w:rsidRPr="00F77C70" w:rsidRDefault="00735F66" w:rsidP="007D4538">
            <w:pPr>
              <w:spacing w:after="0"/>
              <w:rPr>
                <w:bCs/>
                <w:color w:val="000000" w:themeColor="text1"/>
                <w:lang w:val="en-US"/>
              </w:rPr>
            </w:pPr>
            <w:r w:rsidRPr="00F77C70">
              <w:rPr>
                <w:bCs/>
                <w:color w:val="000000" w:themeColor="text1"/>
                <w:lang w:val="en-US"/>
              </w:rPr>
              <w:t>1 | 2 | 3 | 4</w:t>
            </w:r>
          </w:p>
        </w:tc>
        <w:tc>
          <w:tcPr>
            <w:tcW w:w="2578" w:type="dxa"/>
          </w:tcPr>
          <w:p w14:paraId="5741C105" w14:textId="66840E2D" w:rsidR="00735F66" w:rsidRPr="00F77C70" w:rsidRDefault="00735F66" w:rsidP="00735F66">
            <w:pPr>
              <w:spacing w:after="0"/>
              <w:rPr>
                <w:rFonts w:ascii="Polo" w:hAnsi="Polo"/>
                <w:lang w:val="en-US"/>
              </w:rPr>
            </w:pPr>
            <w:r w:rsidRPr="00F77C70">
              <w:rPr>
                <w:rFonts w:ascii="Polo" w:hAnsi="Polo"/>
                <w:lang w:val="en-US"/>
              </w:rPr>
              <w:t>Number of the step the respective data is submitted for – necessary for primarily the required” validations</w:t>
            </w:r>
          </w:p>
        </w:tc>
        <w:tc>
          <w:tcPr>
            <w:tcW w:w="992" w:type="dxa"/>
          </w:tcPr>
          <w:p w14:paraId="1096C199" w14:textId="479F9F00" w:rsidR="00735F66" w:rsidRPr="00F77C70" w:rsidRDefault="00735F66" w:rsidP="007D4538">
            <w:pPr>
              <w:spacing w:after="0"/>
              <w:rPr>
                <w:rFonts w:ascii="Polo" w:hAnsi="Polo"/>
                <w:lang w:val="en-US"/>
              </w:rPr>
            </w:pPr>
            <w:r w:rsidRPr="00F77C70">
              <w:rPr>
                <w:rFonts w:ascii="Polo" w:hAnsi="Polo"/>
                <w:lang w:val="en-US"/>
              </w:rPr>
              <w:t>Body</w:t>
            </w:r>
          </w:p>
        </w:tc>
        <w:tc>
          <w:tcPr>
            <w:tcW w:w="1120" w:type="dxa"/>
          </w:tcPr>
          <w:p w14:paraId="028DC9D3" w14:textId="2E713D92" w:rsidR="00735F66" w:rsidRPr="00F77C70" w:rsidRDefault="00B152A6" w:rsidP="00B152A6">
            <w:pPr>
              <w:spacing w:after="0"/>
              <w:rPr>
                <w:rFonts w:ascii="Polo" w:hAnsi="Polo"/>
                <w:lang w:val="en-US"/>
              </w:rPr>
            </w:pPr>
            <w:r w:rsidRPr="00F77C70">
              <w:rPr>
                <w:rFonts w:ascii="Polo" w:hAnsi="Polo"/>
                <w:lang w:val="en-US"/>
              </w:rPr>
              <w:t>s</w:t>
            </w:r>
            <w:r w:rsidR="00B1125F" w:rsidRPr="00F77C70">
              <w:rPr>
                <w:rFonts w:ascii="Polo" w:hAnsi="Polo"/>
                <w:lang w:val="en-US"/>
              </w:rPr>
              <w:t>tring</w:t>
            </w:r>
          </w:p>
        </w:tc>
        <w:tc>
          <w:tcPr>
            <w:tcW w:w="970" w:type="dxa"/>
          </w:tcPr>
          <w:p w14:paraId="148462D2" w14:textId="0D9C4C15" w:rsidR="00735F66" w:rsidRPr="00F77C70" w:rsidRDefault="00735F66" w:rsidP="007D4538">
            <w:pPr>
              <w:spacing w:after="0"/>
              <w:rPr>
                <w:rFonts w:ascii="Polo" w:hAnsi="Polo"/>
                <w:lang w:val="en-US"/>
              </w:rPr>
            </w:pPr>
            <w:r w:rsidRPr="00F77C70">
              <w:rPr>
                <w:rFonts w:ascii="Polo" w:hAnsi="Polo"/>
                <w:lang w:val="en-US"/>
              </w:rPr>
              <w:t>X</w:t>
            </w:r>
          </w:p>
        </w:tc>
      </w:tr>
      <w:tr w:rsidR="0097772C" w:rsidRPr="000F2C4A" w14:paraId="0F028DDC" w14:textId="77777777" w:rsidTr="007D4538">
        <w:tc>
          <w:tcPr>
            <w:tcW w:w="1843" w:type="dxa"/>
          </w:tcPr>
          <w:p w14:paraId="6F9E17BD" w14:textId="050F0376" w:rsidR="0097772C" w:rsidRPr="00F77C70" w:rsidRDefault="0097772C">
            <w:pPr>
              <w:spacing w:after="0" w:line="360" w:lineRule="auto"/>
              <w:rPr>
                <w:rFonts w:ascii="Polo" w:hAnsi="Polo"/>
                <w:lang w:val="en-US"/>
              </w:rPr>
            </w:pPr>
            <w:r w:rsidRPr="00F77C70">
              <w:rPr>
                <w:rFonts w:ascii="Polo" w:hAnsi="Polo"/>
                <w:lang w:val="en-US"/>
              </w:rPr>
              <w:t>data</w:t>
            </w:r>
          </w:p>
        </w:tc>
        <w:tc>
          <w:tcPr>
            <w:tcW w:w="1675" w:type="dxa"/>
          </w:tcPr>
          <w:p w14:paraId="1F01B129" w14:textId="1EE1BEAB" w:rsidR="0097772C" w:rsidRPr="00F77C70" w:rsidRDefault="000F2C4A" w:rsidP="00A60978">
            <w:pPr>
              <w:spacing w:after="0"/>
              <w:rPr>
                <w:rFonts w:ascii="Polo" w:hAnsi="Polo"/>
                <w:lang w:val="en-US"/>
              </w:rPr>
            </w:pPr>
            <w:r>
              <w:rPr>
                <w:lang w:val="en-US"/>
              </w:rPr>
              <w:t>{</w:t>
            </w:r>
            <w:r w:rsidR="00030EC4" w:rsidRPr="00F77C70">
              <w:rPr>
                <w:lang w:val="en-US"/>
              </w:rPr>
              <w:t>"</w:t>
            </w:r>
            <w:r w:rsidR="00A60978" w:rsidRPr="00F77C70">
              <w:rPr>
                <w:lang w:val="en-US"/>
              </w:rPr>
              <w:t>salutation</w:t>
            </w:r>
            <w:r w:rsidR="00030EC4" w:rsidRPr="00F77C70">
              <w:rPr>
                <w:lang w:val="en-US"/>
              </w:rPr>
              <w:t>"</w:t>
            </w:r>
            <w:r w:rsidR="00A60978" w:rsidRPr="00F77C70">
              <w:rPr>
                <w:lang w:val="en-US"/>
              </w:rPr>
              <w:t xml:space="preserve">: </w:t>
            </w:r>
            <w:r w:rsidR="00030EC4" w:rsidRPr="00F77C70">
              <w:rPr>
                <w:lang w:val="en-US"/>
              </w:rPr>
              <w:t>"</w:t>
            </w:r>
            <w:r w:rsidR="00A60978" w:rsidRPr="00F77C70">
              <w:rPr>
                <w:lang w:val="en-US"/>
              </w:rPr>
              <w:t>Herr</w:t>
            </w:r>
            <w:r w:rsidR="00030EC4" w:rsidRPr="00F77C70">
              <w:rPr>
                <w:lang w:val="en-US"/>
              </w:rPr>
              <w:t>"</w:t>
            </w:r>
            <w:r w:rsidR="00A60978" w:rsidRPr="00F77C70">
              <w:rPr>
                <w:lang w:val="en-US"/>
              </w:rPr>
              <w:t>,</w:t>
            </w:r>
            <w:r w:rsidR="00A60978" w:rsidRPr="00F77C70">
              <w:rPr>
                <w:lang w:val="en-US"/>
              </w:rPr>
              <w:br/>
              <w:t xml:space="preserve">  </w:t>
            </w:r>
            <w:r w:rsidR="00030EC4" w:rsidRPr="00F77C70">
              <w:rPr>
                <w:lang w:val="en-US"/>
              </w:rPr>
              <w:t>"</w:t>
            </w:r>
            <w:proofErr w:type="spellStart"/>
            <w:r w:rsidR="00A60978" w:rsidRPr="00F77C70">
              <w:rPr>
                <w:lang w:val="en-US"/>
              </w:rPr>
              <w:t>firstname</w:t>
            </w:r>
            <w:proofErr w:type="spellEnd"/>
            <w:r w:rsidR="00030EC4" w:rsidRPr="00F77C70">
              <w:rPr>
                <w:lang w:val="en-US"/>
              </w:rPr>
              <w:t>"</w:t>
            </w:r>
            <w:r w:rsidR="00A60978" w:rsidRPr="00F77C70">
              <w:rPr>
                <w:lang w:val="en-US"/>
              </w:rPr>
              <w:t xml:space="preserve">: </w:t>
            </w:r>
            <w:r w:rsidR="00030EC4" w:rsidRPr="00F77C70">
              <w:rPr>
                <w:lang w:val="en-US"/>
              </w:rPr>
              <w:t>"</w:t>
            </w:r>
            <w:r w:rsidR="00A60978" w:rsidRPr="00F77C70">
              <w:rPr>
                <w:lang w:val="en-US"/>
              </w:rPr>
              <w:t>Max</w:t>
            </w:r>
            <w:r w:rsidR="00030EC4" w:rsidRPr="00F77C70">
              <w:rPr>
                <w:lang w:val="en-US"/>
              </w:rPr>
              <w:t>"</w:t>
            </w:r>
            <w:r w:rsidR="00A60978" w:rsidRPr="00F77C70">
              <w:rPr>
                <w:lang w:val="en-US"/>
              </w:rPr>
              <w:t>,</w:t>
            </w:r>
            <w:r w:rsidR="00A60978" w:rsidRPr="00F77C70">
              <w:rPr>
                <w:lang w:val="en-US"/>
              </w:rPr>
              <w:br/>
              <w:t xml:space="preserve">  </w:t>
            </w:r>
            <w:r w:rsidR="00030EC4" w:rsidRPr="00F77C70">
              <w:rPr>
                <w:lang w:val="en-US"/>
              </w:rPr>
              <w:t>"</w:t>
            </w:r>
            <w:proofErr w:type="spellStart"/>
            <w:r w:rsidR="00A60978" w:rsidRPr="00F77C70">
              <w:rPr>
                <w:lang w:val="en-US"/>
              </w:rPr>
              <w:t>lastname</w:t>
            </w:r>
            <w:proofErr w:type="spellEnd"/>
            <w:r w:rsidR="00030EC4" w:rsidRPr="00F77C70">
              <w:rPr>
                <w:lang w:val="en-US"/>
              </w:rPr>
              <w:t>"</w:t>
            </w:r>
            <w:r w:rsidR="00A60978" w:rsidRPr="00F77C70">
              <w:rPr>
                <w:lang w:val="en-US"/>
              </w:rPr>
              <w:t xml:space="preserve">: </w:t>
            </w:r>
            <w:r w:rsidR="00030EC4" w:rsidRPr="00F77C70">
              <w:rPr>
                <w:lang w:val="en-US"/>
              </w:rPr>
              <w:t>"</w:t>
            </w:r>
            <w:proofErr w:type="spellStart"/>
            <w:r w:rsidR="00A60978" w:rsidRPr="00F77C70">
              <w:rPr>
                <w:lang w:val="en-US"/>
              </w:rPr>
              <w:t>Mustermann</w:t>
            </w:r>
            <w:proofErr w:type="spellEnd"/>
            <w:r w:rsidR="00030EC4" w:rsidRPr="00F77C70">
              <w:rPr>
                <w:lang w:val="en-US"/>
              </w:rPr>
              <w:t>"</w:t>
            </w:r>
            <w:r w:rsidR="00A60978" w:rsidRPr="00F77C70">
              <w:rPr>
                <w:lang w:val="en-US"/>
              </w:rPr>
              <w:t>,</w:t>
            </w:r>
            <w:r w:rsidR="00A60978" w:rsidRPr="00F77C70">
              <w:rPr>
                <w:lang w:val="en-US"/>
              </w:rPr>
              <w:br/>
              <w:t xml:space="preserve">   </w:t>
            </w:r>
            <w:r w:rsidR="00030EC4" w:rsidRPr="00F77C70">
              <w:rPr>
                <w:lang w:val="en-US"/>
              </w:rPr>
              <w:t>"</w:t>
            </w:r>
            <w:r w:rsidR="00A60978" w:rsidRPr="00F77C70">
              <w:rPr>
                <w:lang w:val="en-US"/>
              </w:rPr>
              <w:t>birthday</w:t>
            </w:r>
            <w:r w:rsidR="00030EC4" w:rsidRPr="00F77C70">
              <w:rPr>
                <w:lang w:val="en-US"/>
              </w:rPr>
              <w:t>"</w:t>
            </w:r>
            <w:r w:rsidR="00A60978" w:rsidRPr="00F77C70">
              <w:rPr>
                <w:lang w:val="en-US"/>
              </w:rPr>
              <w:t xml:space="preserve">: </w:t>
            </w:r>
            <w:r w:rsidR="00030EC4" w:rsidRPr="00F77C70">
              <w:rPr>
                <w:lang w:val="en-US"/>
              </w:rPr>
              <w:t>"</w:t>
            </w:r>
            <w:r w:rsidR="00A60978" w:rsidRPr="00F77C70">
              <w:rPr>
                <w:lang w:val="en-US"/>
              </w:rPr>
              <w:t>10.05.1971</w:t>
            </w:r>
            <w:r w:rsidR="00030EC4" w:rsidRPr="00F77C70">
              <w:rPr>
                <w:lang w:val="en-US"/>
              </w:rPr>
              <w:t>"</w:t>
            </w:r>
            <w:r>
              <w:rPr>
                <w:lang w:val="en-US"/>
              </w:rPr>
              <w:t>…}</w:t>
            </w:r>
            <w:r w:rsidR="00A60978" w:rsidRPr="00F77C70">
              <w:rPr>
                <w:rFonts w:ascii="Polo" w:hAnsi="Polo"/>
                <w:lang w:val="en-US"/>
              </w:rPr>
              <w:br/>
            </w:r>
            <w:r w:rsidR="00A60978" w:rsidRPr="00F77C70">
              <w:rPr>
                <w:rFonts w:ascii="Polo" w:hAnsi="Polo"/>
                <w:lang w:val="en-US"/>
              </w:rPr>
              <w:br/>
              <w:t>S</w:t>
            </w:r>
            <w:r w:rsidR="0097772C" w:rsidRPr="00F77C70">
              <w:rPr>
                <w:rFonts w:ascii="Polo" w:hAnsi="Polo"/>
                <w:lang w:val="en-US"/>
              </w:rPr>
              <w:t>ee detailed description (eonde_complex_datatypes.xls)</w:t>
            </w:r>
          </w:p>
        </w:tc>
        <w:tc>
          <w:tcPr>
            <w:tcW w:w="2578" w:type="dxa"/>
          </w:tcPr>
          <w:p w14:paraId="1EF64358" w14:textId="2C047107" w:rsidR="0097772C" w:rsidRPr="00F77C70" w:rsidRDefault="0097772C">
            <w:pPr>
              <w:spacing w:after="0"/>
              <w:rPr>
                <w:rFonts w:ascii="Polo" w:hAnsi="Polo"/>
                <w:lang w:val="en-US"/>
              </w:rPr>
            </w:pPr>
            <w:r w:rsidRPr="00F77C70">
              <w:rPr>
                <w:rFonts w:ascii="Polo" w:hAnsi="Polo"/>
                <w:lang w:val="en-US"/>
              </w:rPr>
              <w:t>Form data submitted for the respective form step</w:t>
            </w:r>
            <w:r w:rsidR="00AC408C" w:rsidRPr="00F77C70">
              <w:rPr>
                <w:rFonts w:ascii="Polo" w:hAnsi="Polo"/>
                <w:lang w:val="en-US"/>
              </w:rPr>
              <w:t xml:space="preserve"> (1-4)</w:t>
            </w:r>
            <w:r w:rsidR="000F2C4A">
              <w:rPr>
                <w:rFonts w:ascii="Polo" w:hAnsi="Polo"/>
                <w:lang w:val="en-US"/>
              </w:rPr>
              <w:t xml:space="preserve">. The “data” contains all step parameters in a </w:t>
            </w:r>
            <w:proofErr w:type="spellStart"/>
            <w:r w:rsidR="000F2C4A">
              <w:rPr>
                <w:rFonts w:ascii="Polo" w:hAnsi="Polo"/>
                <w:lang w:val="en-US"/>
              </w:rPr>
              <w:t>Json</w:t>
            </w:r>
            <w:proofErr w:type="spellEnd"/>
            <w:r w:rsidR="000F2C4A">
              <w:rPr>
                <w:rFonts w:ascii="Polo" w:hAnsi="Polo"/>
                <w:lang w:val="en-US"/>
              </w:rPr>
              <w:t xml:space="preserve"> structure.</w:t>
            </w:r>
          </w:p>
        </w:tc>
        <w:tc>
          <w:tcPr>
            <w:tcW w:w="992" w:type="dxa"/>
          </w:tcPr>
          <w:p w14:paraId="68824B73" w14:textId="43307731" w:rsidR="0097772C" w:rsidRPr="00F77C70" w:rsidRDefault="0097772C" w:rsidP="007D4538">
            <w:pPr>
              <w:spacing w:after="0"/>
              <w:rPr>
                <w:rFonts w:ascii="Polo" w:hAnsi="Polo"/>
                <w:lang w:val="en-US"/>
              </w:rPr>
            </w:pPr>
            <w:r w:rsidRPr="00F77C70">
              <w:rPr>
                <w:rFonts w:ascii="Polo" w:hAnsi="Polo"/>
                <w:lang w:val="en-US"/>
              </w:rPr>
              <w:t>Body</w:t>
            </w:r>
          </w:p>
        </w:tc>
        <w:tc>
          <w:tcPr>
            <w:tcW w:w="1120" w:type="dxa"/>
          </w:tcPr>
          <w:p w14:paraId="69957BBA" w14:textId="5E675704" w:rsidR="0097772C" w:rsidRPr="00F77C70" w:rsidRDefault="00AC408C" w:rsidP="007D4538">
            <w:pPr>
              <w:spacing w:after="0"/>
              <w:rPr>
                <w:lang w:val="en-US"/>
              </w:rPr>
            </w:pPr>
            <w:r w:rsidRPr="00F77C70">
              <w:rPr>
                <w:lang w:val="en-US"/>
              </w:rPr>
              <w:t>string</w:t>
            </w:r>
          </w:p>
        </w:tc>
        <w:tc>
          <w:tcPr>
            <w:tcW w:w="970" w:type="dxa"/>
          </w:tcPr>
          <w:p w14:paraId="26B87F90" w14:textId="49BF07DA" w:rsidR="0097772C" w:rsidRPr="00F77C70" w:rsidRDefault="0097772C" w:rsidP="007D4538">
            <w:pPr>
              <w:spacing w:after="0"/>
              <w:rPr>
                <w:rFonts w:ascii="Polo" w:hAnsi="Polo"/>
                <w:lang w:val="en-US"/>
              </w:rPr>
            </w:pPr>
            <w:r w:rsidRPr="00F77C70">
              <w:rPr>
                <w:rFonts w:ascii="Polo" w:hAnsi="Polo"/>
                <w:lang w:val="en-US"/>
              </w:rPr>
              <w:t>X</w:t>
            </w:r>
          </w:p>
        </w:tc>
      </w:tr>
      <w:tr w:rsidR="004730EA" w:rsidRPr="000F2C4A" w14:paraId="45BA0C64" w14:textId="77777777" w:rsidTr="0041367D">
        <w:tc>
          <w:tcPr>
            <w:tcW w:w="1843" w:type="dxa"/>
            <w:shd w:val="clear" w:color="auto" w:fill="92D050"/>
          </w:tcPr>
          <w:p w14:paraId="09D3D70C" w14:textId="47C8577A" w:rsidR="004730EA" w:rsidRPr="00F77C70" w:rsidRDefault="004730EA">
            <w:pPr>
              <w:spacing w:after="0" w:line="360" w:lineRule="auto"/>
              <w:rPr>
                <w:rFonts w:ascii="Polo" w:hAnsi="Polo"/>
                <w:lang w:val="en-US"/>
              </w:rPr>
            </w:pPr>
            <w:r>
              <w:rPr>
                <w:rFonts w:ascii="Polo" w:hAnsi="Polo"/>
                <w:lang w:val="en-US"/>
              </w:rPr>
              <w:t>mode</w:t>
            </w:r>
          </w:p>
        </w:tc>
        <w:tc>
          <w:tcPr>
            <w:tcW w:w="1675" w:type="dxa"/>
            <w:shd w:val="clear" w:color="auto" w:fill="92D050"/>
          </w:tcPr>
          <w:p w14:paraId="1EED9751" w14:textId="6BD0B55D" w:rsidR="004730EA" w:rsidRDefault="004730EA" w:rsidP="00A60978">
            <w:pPr>
              <w:spacing w:after="0"/>
              <w:rPr>
                <w:lang w:val="en-US"/>
              </w:rPr>
            </w:pPr>
            <w:r>
              <w:rPr>
                <w:rFonts w:ascii="Polo" w:hAnsi="Polo"/>
                <w:lang w:val="en-US"/>
              </w:rPr>
              <w:t>PS | HM</w:t>
            </w:r>
          </w:p>
        </w:tc>
        <w:tc>
          <w:tcPr>
            <w:tcW w:w="2578" w:type="dxa"/>
            <w:shd w:val="clear" w:color="auto" w:fill="92D050"/>
          </w:tcPr>
          <w:p w14:paraId="40CAAD04" w14:textId="77777777" w:rsidR="004730EA" w:rsidRDefault="004730EA" w:rsidP="004730EA">
            <w:pPr>
              <w:spacing w:after="0"/>
              <w:rPr>
                <w:rFonts w:ascii="Polo" w:hAnsi="Polo"/>
                <w:lang w:val="en-US"/>
              </w:rPr>
            </w:pPr>
            <w:r>
              <w:rPr>
                <w:rFonts w:ascii="Polo" w:hAnsi="Polo"/>
                <w:lang w:val="en-US"/>
              </w:rPr>
              <w:t>PS = product switch</w:t>
            </w:r>
          </w:p>
          <w:p w14:paraId="1BD2BB7F" w14:textId="3A5C5270" w:rsidR="004730EA" w:rsidRPr="00F77C70" w:rsidRDefault="004730EA">
            <w:pPr>
              <w:spacing w:after="0"/>
              <w:rPr>
                <w:rFonts w:ascii="Polo" w:hAnsi="Polo"/>
                <w:lang w:val="en-US"/>
              </w:rPr>
            </w:pPr>
            <w:r>
              <w:rPr>
                <w:rFonts w:ascii="Polo" w:hAnsi="Polo"/>
                <w:lang w:val="en-US"/>
              </w:rPr>
              <w:t>HM = home move</w:t>
            </w:r>
          </w:p>
        </w:tc>
        <w:tc>
          <w:tcPr>
            <w:tcW w:w="992" w:type="dxa"/>
            <w:shd w:val="clear" w:color="auto" w:fill="92D050"/>
          </w:tcPr>
          <w:p w14:paraId="7E6FAC08" w14:textId="02D36051" w:rsidR="004730EA" w:rsidRPr="00F77C70" w:rsidRDefault="004730EA" w:rsidP="007D4538">
            <w:pPr>
              <w:spacing w:after="0"/>
              <w:rPr>
                <w:rFonts w:ascii="Polo" w:hAnsi="Polo"/>
                <w:lang w:val="en-US"/>
              </w:rPr>
            </w:pPr>
            <w:r>
              <w:rPr>
                <w:rFonts w:ascii="Polo" w:hAnsi="Polo"/>
                <w:lang w:val="en-US"/>
              </w:rPr>
              <w:t>Query</w:t>
            </w:r>
          </w:p>
        </w:tc>
        <w:tc>
          <w:tcPr>
            <w:tcW w:w="1120" w:type="dxa"/>
            <w:shd w:val="clear" w:color="auto" w:fill="92D050"/>
          </w:tcPr>
          <w:p w14:paraId="1D27B841" w14:textId="0222BDCD" w:rsidR="004730EA" w:rsidRPr="00F77C70" w:rsidRDefault="004730EA" w:rsidP="007D4538">
            <w:pPr>
              <w:spacing w:after="0"/>
              <w:rPr>
                <w:lang w:val="en-US"/>
              </w:rPr>
            </w:pPr>
            <w:r>
              <w:rPr>
                <w:rFonts w:ascii="Polo" w:hAnsi="Polo"/>
                <w:lang w:val="en-US"/>
              </w:rPr>
              <w:t>string</w:t>
            </w:r>
          </w:p>
        </w:tc>
        <w:tc>
          <w:tcPr>
            <w:tcW w:w="970" w:type="dxa"/>
            <w:shd w:val="clear" w:color="auto" w:fill="92D050"/>
          </w:tcPr>
          <w:p w14:paraId="17D44725" w14:textId="77777777" w:rsidR="004730EA" w:rsidRPr="00F77C70" w:rsidRDefault="004730EA" w:rsidP="007D4538">
            <w:pPr>
              <w:spacing w:after="0"/>
              <w:rPr>
                <w:rFonts w:ascii="Polo" w:hAnsi="Polo"/>
                <w:lang w:val="en-US"/>
              </w:rPr>
            </w:pPr>
          </w:p>
        </w:tc>
      </w:tr>
    </w:tbl>
    <w:p w14:paraId="75F3ED41" w14:textId="6C993B63" w:rsidR="007E7C7E" w:rsidRPr="00F77C70" w:rsidRDefault="00440267" w:rsidP="004635C3">
      <w:pPr>
        <w:pStyle w:val="berschrift5"/>
        <w:rPr>
          <w:lang w:val="en-US"/>
        </w:rPr>
      </w:pPr>
      <w:r w:rsidRPr="00F77C70">
        <w:rPr>
          <w:lang w:val="en-US"/>
        </w:rPr>
        <w:t>Example request</w:t>
      </w:r>
    </w:p>
    <w:p w14:paraId="65338B9A" w14:textId="41B3BE4D" w:rsidR="008E5F50" w:rsidRDefault="007E7C7E" w:rsidP="004635C3">
      <w:pPr>
        <w:rPr>
          <w:lang w:val="en-US"/>
        </w:rPr>
      </w:pPr>
      <w:r w:rsidRPr="00F77C70">
        <w:rPr>
          <w:lang w:val="en-US"/>
        </w:rPr>
        <w:t>P</w:t>
      </w:r>
      <w:r w:rsidR="0097772C" w:rsidRPr="00F77C70">
        <w:rPr>
          <w:lang w:val="en-US"/>
        </w:rPr>
        <w:t>O</w:t>
      </w:r>
      <w:r w:rsidR="00FB05EF">
        <w:rPr>
          <w:lang w:val="en-US"/>
        </w:rPr>
        <w:t>S</w:t>
      </w:r>
      <w:r w:rsidRPr="00F77C70">
        <w:rPr>
          <w:lang w:val="en-US"/>
        </w:rPr>
        <w:t>T /</w:t>
      </w:r>
      <w:proofErr w:type="spellStart"/>
      <w:r w:rsidR="0097772C" w:rsidRPr="00F77C70">
        <w:rPr>
          <w:lang w:val="en-US"/>
        </w:rPr>
        <w:t>contract</w:t>
      </w:r>
      <w:proofErr w:type="gramStart"/>
      <w:r w:rsidR="00344751">
        <w:rPr>
          <w:lang w:val="en-US"/>
        </w:rPr>
        <w:t>?t</w:t>
      </w:r>
      <w:r w:rsidR="008E5F50">
        <w:rPr>
          <w:lang w:val="en-US"/>
        </w:rPr>
        <w:t>o</w:t>
      </w:r>
      <w:r w:rsidR="00344751">
        <w:rPr>
          <w:lang w:val="en-US"/>
        </w:rPr>
        <w:t>kenId</w:t>
      </w:r>
      <w:proofErr w:type="spellEnd"/>
      <w:proofErr w:type="gramEnd"/>
      <w:r w:rsidR="00344751">
        <w:rPr>
          <w:lang w:val="en-US"/>
        </w:rPr>
        <w:t>=</w:t>
      </w:r>
      <w:r w:rsidR="00086D21" w:rsidRPr="00F77C70">
        <w:rPr>
          <w:bCs/>
          <w:color w:val="000000" w:themeColor="text1"/>
          <w:lang w:val="en-US"/>
        </w:rPr>
        <w:t>klghe54k3e58oudhdfklghe89z</w:t>
      </w:r>
      <w:r w:rsidR="00BB5A33">
        <w:rPr>
          <w:bCs/>
          <w:color w:val="000000" w:themeColor="text1"/>
          <w:lang w:val="en-US"/>
        </w:rPr>
        <w:t>&amp;</w:t>
      </w:r>
      <w:r w:rsidR="008E5F50">
        <w:rPr>
          <w:bCs/>
          <w:color w:val="000000" w:themeColor="text1"/>
          <w:lang w:val="en-US"/>
        </w:rPr>
        <w:t>clientId=</w:t>
      </w:r>
      <w:proofErr w:type="spellStart"/>
      <w:r w:rsidR="008E5F50">
        <w:rPr>
          <w:bCs/>
          <w:color w:val="000000" w:themeColor="text1"/>
          <w:lang w:val="en-US"/>
        </w:rPr>
        <w:t>eonde</w:t>
      </w:r>
      <w:proofErr w:type="spellEnd"/>
      <w:r w:rsidRPr="00F77C70">
        <w:rPr>
          <w:lang w:val="en-US"/>
        </w:rPr>
        <w:t xml:space="preserve"> HTTP/1.1</w:t>
      </w:r>
      <w:r w:rsidR="00A80831" w:rsidRPr="00F77C70">
        <w:rPr>
          <w:lang w:val="en-US"/>
        </w:rPr>
        <w:br/>
        <w:t xml:space="preserve">  </w:t>
      </w:r>
      <w:r w:rsidR="00CB6151" w:rsidRPr="00F77C70">
        <w:rPr>
          <w:lang w:val="en-US"/>
        </w:rPr>
        <w:t>"</w:t>
      </w:r>
      <w:r w:rsidR="00A80831" w:rsidRPr="00F77C70">
        <w:rPr>
          <w:lang w:val="en-US"/>
        </w:rPr>
        <w:t>step</w:t>
      </w:r>
      <w:r w:rsidR="00CB6151" w:rsidRPr="00F77C70">
        <w:rPr>
          <w:lang w:val="en-US"/>
        </w:rPr>
        <w:t>"</w:t>
      </w:r>
      <w:r w:rsidR="000F2C4A">
        <w:rPr>
          <w:lang w:val="en-US"/>
        </w:rPr>
        <w:t xml:space="preserve"> =</w:t>
      </w:r>
      <w:r w:rsidR="00A80831" w:rsidRPr="00F77C70">
        <w:rPr>
          <w:lang w:val="en-US"/>
        </w:rPr>
        <w:t xml:space="preserve"> 1,</w:t>
      </w:r>
      <w:r w:rsidR="008E5F50">
        <w:rPr>
          <w:lang w:val="en-US"/>
        </w:rPr>
        <w:br/>
      </w:r>
      <w:r w:rsidR="008E5F50">
        <w:rPr>
          <w:lang w:val="en-US"/>
        </w:rPr>
        <w:lastRenderedPageBreak/>
        <w:t xml:space="preserve">  “data”</w:t>
      </w:r>
      <w:r w:rsidR="000F2C4A">
        <w:rPr>
          <w:lang w:val="en-US"/>
        </w:rPr>
        <w:t xml:space="preserve"> = “</w:t>
      </w:r>
      <w:r w:rsidR="008E5F50">
        <w:rPr>
          <w:lang w:val="en-US"/>
        </w:rPr>
        <w:t>{</w:t>
      </w:r>
      <w:r w:rsidR="00A60978" w:rsidRPr="00F77C70">
        <w:rPr>
          <w:lang w:val="en-US"/>
        </w:rPr>
        <w:br/>
        <w:t xml:space="preserve">  </w:t>
      </w:r>
      <w:r w:rsidR="008E5F50">
        <w:rPr>
          <w:lang w:val="en-US"/>
        </w:rPr>
        <w:t xml:space="preserve">  </w:t>
      </w:r>
      <w:r w:rsidR="00CB6151" w:rsidRPr="00F77C70">
        <w:rPr>
          <w:lang w:val="en-US"/>
        </w:rPr>
        <w:t>"</w:t>
      </w:r>
      <w:r w:rsidR="00A60978" w:rsidRPr="00F77C70">
        <w:rPr>
          <w:lang w:val="en-US"/>
        </w:rPr>
        <w:t>salutation</w:t>
      </w:r>
      <w:r w:rsidR="00CB6151" w:rsidRPr="00F77C70">
        <w:rPr>
          <w:lang w:val="en-US"/>
        </w:rPr>
        <w:t>"</w:t>
      </w:r>
      <w:r w:rsidR="00A60978" w:rsidRPr="00F77C70">
        <w:rPr>
          <w:lang w:val="en-US"/>
        </w:rPr>
        <w:t xml:space="preserve">: </w:t>
      </w:r>
      <w:r w:rsidR="00CB6151" w:rsidRPr="00F77C70">
        <w:rPr>
          <w:lang w:val="en-US"/>
        </w:rPr>
        <w:t>"</w:t>
      </w:r>
      <w:r w:rsidR="00A60978" w:rsidRPr="00F77C70">
        <w:rPr>
          <w:lang w:val="en-US"/>
        </w:rPr>
        <w:t>Herr</w:t>
      </w:r>
      <w:r w:rsidR="00CB6151" w:rsidRPr="00F77C70">
        <w:rPr>
          <w:lang w:val="en-US"/>
        </w:rPr>
        <w:t>"</w:t>
      </w:r>
      <w:r w:rsidR="00A60978" w:rsidRPr="00F77C70">
        <w:rPr>
          <w:lang w:val="en-US"/>
        </w:rPr>
        <w:t>,</w:t>
      </w:r>
      <w:r w:rsidR="00A60978" w:rsidRPr="00F77C70">
        <w:rPr>
          <w:lang w:val="en-US"/>
        </w:rPr>
        <w:br/>
        <w:t xml:space="preserve">  </w:t>
      </w:r>
      <w:r w:rsidR="008E5F50">
        <w:rPr>
          <w:lang w:val="en-US"/>
        </w:rPr>
        <w:t xml:space="preserve">  </w:t>
      </w:r>
      <w:r w:rsidR="00CB6151" w:rsidRPr="00F77C70">
        <w:rPr>
          <w:lang w:val="en-US"/>
        </w:rPr>
        <w:t>"</w:t>
      </w:r>
      <w:proofErr w:type="spellStart"/>
      <w:r w:rsidR="00A60978" w:rsidRPr="00F77C70">
        <w:rPr>
          <w:lang w:val="en-US"/>
        </w:rPr>
        <w:t>firstname</w:t>
      </w:r>
      <w:proofErr w:type="spellEnd"/>
      <w:r w:rsidR="00CB6151" w:rsidRPr="00F77C70">
        <w:rPr>
          <w:lang w:val="en-US"/>
        </w:rPr>
        <w:t>"</w:t>
      </w:r>
      <w:r w:rsidR="00A60978" w:rsidRPr="00F77C70">
        <w:rPr>
          <w:lang w:val="en-US"/>
        </w:rPr>
        <w:t xml:space="preserve">: </w:t>
      </w:r>
      <w:r w:rsidR="00CB6151" w:rsidRPr="00F77C70">
        <w:rPr>
          <w:lang w:val="en-US"/>
        </w:rPr>
        <w:t>"</w:t>
      </w:r>
      <w:r w:rsidR="00A60978" w:rsidRPr="00F77C70">
        <w:rPr>
          <w:lang w:val="en-US"/>
        </w:rPr>
        <w:t>Max</w:t>
      </w:r>
      <w:r w:rsidR="00CB6151" w:rsidRPr="00F77C70">
        <w:rPr>
          <w:lang w:val="en-US"/>
        </w:rPr>
        <w:t>"</w:t>
      </w:r>
      <w:r w:rsidR="00A60978" w:rsidRPr="00F77C70">
        <w:rPr>
          <w:lang w:val="en-US"/>
        </w:rPr>
        <w:t>,</w:t>
      </w:r>
      <w:r w:rsidR="00A60978" w:rsidRPr="00F77C70">
        <w:rPr>
          <w:lang w:val="en-US"/>
        </w:rPr>
        <w:br/>
        <w:t xml:space="preserve">  </w:t>
      </w:r>
      <w:r w:rsidR="008E5F50">
        <w:rPr>
          <w:lang w:val="en-US"/>
        </w:rPr>
        <w:t xml:space="preserve">  </w:t>
      </w:r>
      <w:r w:rsidR="00CB6151" w:rsidRPr="00F77C70">
        <w:rPr>
          <w:lang w:val="en-US"/>
        </w:rPr>
        <w:t>"</w:t>
      </w:r>
      <w:proofErr w:type="spellStart"/>
      <w:r w:rsidR="00A60978" w:rsidRPr="00F77C70">
        <w:rPr>
          <w:lang w:val="en-US"/>
        </w:rPr>
        <w:t>lastname</w:t>
      </w:r>
      <w:proofErr w:type="spellEnd"/>
      <w:r w:rsidR="00CB6151" w:rsidRPr="00F77C70">
        <w:rPr>
          <w:lang w:val="en-US"/>
        </w:rPr>
        <w:t>"</w:t>
      </w:r>
      <w:r w:rsidR="00A60978" w:rsidRPr="00F77C70">
        <w:rPr>
          <w:lang w:val="en-US"/>
        </w:rPr>
        <w:t xml:space="preserve">: </w:t>
      </w:r>
      <w:r w:rsidR="00CB6151" w:rsidRPr="00F77C70">
        <w:rPr>
          <w:lang w:val="en-US"/>
        </w:rPr>
        <w:t>"</w:t>
      </w:r>
      <w:proofErr w:type="spellStart"/>
      <w:r w:rsidR="00A60978" w:rsidRPr="00F77C70">
        <w:rPr>
          <w:lang w:val="en-US"/>
        </w:rPr>
        <w:t>Mustermann</w:t>
      </w:r>
      <w:proofErr w:type="spellEnd"/>
      <w:r w:rsidR="00CB6151" w:rsidRPr="00F77C70">
        <w:rPr>
          <w:lang w:val="en-US"/>
        </w:rPr>
        <w:t>"</w:t>
      </w:r>
      <w:r w:rsidR="00A60978" w:rsidRPr="00F77C70">
        <w:rPr>
          <w:lang w:val="en-US"/>
        </w:rPr>
        <w:t>,</w:t>
      </w:r>
      <w:r w:rsidR="00A60978" w:rsidRPr="00F77C70">
        <w:rPr>
          <w:lang w:val="en-US"/>
        </w:rPr>
        <w:br/>
        <w:t xml:space="preserve">   </w:t>
      </w:r>
      <w:r w:rsidR="008E5F50">
        <w:rPr>
          <w:lang w:val="en-US"/>
        </w:rPr>
        <w:t xml:space="preserve">  </w:t>
      </w:r>
      <w:r w:rsidR="00CB6151" w:rsidRPr="00F77C70">
        <w:rPr>
          <w:lang w:val="en-US"/>
        </w:rPr>
        <w:t>"</w:t>
      </w:r>
      <w:r w:rsidR="00A60978" w:rsidRPr="00F77C70">
        <w:rPr>
          <w:lang w:val="en-US"/>
        </w:rPr>
        <w:t>birthday</w:t>
      </w:r>
      <w:r w:rsidR="00CB6151" w:rsidRPr="00F77C70">
        <w:rPr>
          <w:lang w:val="en-US"/>
        </w:rPr>
        <w:t>"</w:t>
      </w:r>
      <w:r w:rsidR="00A60978" w:rsidRPr="00F77C70">
        <w:rPr>
          <w:lang w:val="en-US"/>
        </w:rPr>
        <w:t xml:space="preserve">: </w:t>
      </w:r>
      <w:r w:rsidR="00CB6151" w:rsidRPr="00F77C70">
        <w:rPr>
          <w:lang w:val="en-US"/>
        </w:rPr>
        <w:t>"</w:t>
      </w:r>
      <w:r w:rsidR="00A60978" w:rsidRPr="00F77C70">
        <w:rPr>
          <w:lang w:val="en-US"/>
        </w:rPr>
        <w:t>10.05.1971</w:t>
      </w:r>
      <w:r w:rsidR="00CB6151" w:rsidRPr="00F77C70">
        <w:rPr>
          <w:lang w:val="en-US"/>
        </w:rPr>
        <w:t>"</w:t>
      </w:r>
      <w:r w:rsidR="00A60978" w:rsidRPr="00F77C70">
        <w:rPr>
          <w:lang w:val="en-US"/>
        </w:rPr>
        <w:t>,</w:t>
      </w:r>
      <w:r w:rsidR="000735FA" w:rsidRPr="00F77C70">
        <w:rPr>
          <w:lang w:val="en-US"/>
        </w:rPr>
        <w:br/>
        <w:t xml:space="preserve">  </w:t>
      </w:r>
      <w:r w:rsidR="008E5F50">
        <w:rPr>
          <w:lang w:val="en-US"/>
        </w:rPr>
        <w:t xml:space="preserve">  </w:t>
      </w:r>
      <w:r w:rsidR="000735FA" w:rsidRPr="00F77C70">
        <w:rPr>
          <w:lang w:val="en-US"/>
        </w:rPr>
        <w:t>[</w:t>
      </w:r>
      <w:r w:rsidR="00F22005" w:rsidRPr="00F77C70">
        <w:rPr>
          <w:lang w:val="en-US"/>
        </w:rPr>
        <w:t xml:space="preserve">more </w:t>
      </w:r>
      <w:r w:rsidR="000735FA" w:rsidRPr="00F77C70">
        <w:rPr>
          <w:lang w:val="en-US"/>
        </w:rPr>
        <w:t>form data]</w:t>
      </w:r>
    </w:p>
    <w:p w14:paraId="647B163E" w14:textId="2B99281C" w:rsidR="004730EA" w:rsidRPr="00F77C70" w:rsidRDefault="008E5F50" w:rsidP="004635C3">
      <w:pPr>
        <w:rPr>
          <w:lang w:val="en-US"/>
        </w:rPr>
      </w:pPr>
      <w:r>
        <w:rPr>
          <w:lang w:val="en-US"/>
        </w:rPr>
        <w:t>}</w:t>
      </w:r>
      <w:r w:rsidR="000F2C4A">
        <w:rPr>
          <w:lang w:val="en-US"/>
        </w:rPr>
        <w:t>”</w:t>
      </w:r>
    </w:p>
    <w:p w14:paraId="5B7731A6" w14:textId="77777777" w:rsidR="006D6EBF" w:rsidRPr="00F77C70" w:rsidRDefault="006D6EBF" w:rsidP="004635C3">
      <w:pPr>
        <w:pStyle w:val="berschrift5"/>
        <w:rPr>
          <w:lang w:val="en-US"/>
        </w:rPr>
      </w:pPr>
      <w:r w:rsidRPr="00F77C70">
        <w:rPr>
          <w:lang w:val="en-US"/>
        </w:rPr>
        <w:t>Responses</w:t>
      </w:r>
    </w:p>
    <w:tbl>
      <w:tblPr>
        <w:tblStyle w:val="MittlereSchattierung1-Akzent2"/>
        <w:tblW w:w="0" w:type="auto"/>
        <w:tblLook w:val="04A0" w:firstRow="1" w:lastRow="0" w:firstColumn="1" w:lastColumn="0" w:noHBand="0" w:noVBand="1"/>
      </w:tblPr>
      <w:tblGrid>
        <w:gridCol w:w="1384"/>
        <w:gridCol w:w="1418"/>
        <w:gridCol w:w="6484"/>
      </w:tblGrid>
      <w:tr w:rsidR="006D6EBF" w:rsidRPr="00F77C70" w14:paraId="0F7FB023" w14:textId="77777777" w:rsidTr="00B36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0C3C86E" w14:textId="77777777" w:rsidR="006D6EBF" w:rsidRPr="00F77C70" w:rsidRDefault="006D6EBF" w:rsidP="00B36B20">
            <w:pPr>
              <w:rPr>
                <w:lang w:val="en-US"/>
              </w:rPr>
            </w:pPr>
            <w:r w:rsidRPr="00F77C70">
              <w:rPr>
                <w:lang w:val="en-US"/>
              </w:rPr>
              <w:t>Status code</w:t>
            </w:r>
          </w:p>
        </w:tc>
        <w:tc>
          <w:tcPr>
            <w:tcW w:w="1418" w:type="dxa"/>
          </w:tcPr>
          <w:p w14:paraId="21ED1A33" w14:textId="77777777" w:rsidR="006D6EBF" w:rsidRPr="00F77C70" w:rsidRDefault="006D6EBF" w:rsidP="00B36B20">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Description</w:t>
            </w:r>
          </w:p>
        </w:tc>
        <w:tc>
          <w:tcPr>
            <w:tcW w:w="6484" w:type="dxa"/>
          </w:tcPr>
          <w:p w14:paraId="2012E248" w14:textId="77777777" w:rsidR="006D6EBF" w:rsidRPr="00F77C70" w:rsidRDefault="006D6EBF" w:rsidP="00B36B20">
            <w:pPr>
              <w:cnfStyle w:val="100000000000" w:firstRow="1" w:lastRow="0" w:firstColumn="0" w:lastColumn="0" w:oddVBand="0" w:evenVBand="0" w:oddHBand="0" w:evenHBand="0" w:firstRowFirstColumn="0" w:firstRowLastColumn="0" w:lastRowFirstColumn="0" w:lastRowLastColumn="0"/>
              <w:rPr>
                <w:lang w:val="en-US"/>
              </w:rPr>
            </w:pPr>
            <w:r w:rsidRPr="00F77C70">
              <w:rPr>
                <w:lang w:val="en-US"/>
              </w:rPr>
              <w:t>Response</w:t>
            </w:r>
          </w:p>
        </w:tc>
      </w:tr>
      <w:tr w:rsidR="00790ADB" w:rsidRPr="00AB1787" w14:paraId="16591F00" w14:textId="77777777" w:rsidTr="00B36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30631E" w14:textId="740711BF" w:rsidR="00790ADB" w:rsidRPr="00F77C70" w:rsidRDefault="00790ADB" w:rsidP="00B36B20">
            <w:pPr>
              <w:rPr>
                <w:lang w:val="en-US"/>
              </w:rPr>
            </w:pPr>
            <w:r w:rsidRPr="00F77C70">
              <w:rPr>
                <w:lang w:val="en-US"/>
              </w:rPr>
              <w:t>200</w:t>
            </w:r>
          </w:p>
        </w:tc>
        <w:tc>
          <w:tcPr>
            <w:tcW w:w="1418" w:type="dxa"/>
          </w:tcPr>
          <w:p w14:paraId="17576F5C" w14:textId="199CB7CA" w:rsidR="00790ADB" w:rsidRPr="00F77C70" w:rsidRDefault="00790ADB" w:rsidP="00B36B20">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OK – step 1 – 3</w:t>
            </w:r>
          </w:p>
        </w:tc>
        <w:tc>
          <w:tcPr>
            <w:tcW w:w="6484" w:type="dxa"/>
          </w:tcPr>
          <w:p w14:paraId="1057E0D6" w14:textId="52BB325E" w:rsidR="00790ADB" w:rsidRPr="00F77C70" w:rsidRDefault="00D85624" w:rsidP="00860F0B">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w:t>
            </w:r>
            <w:r w:rsidRPr="00F77C70">
              <w:rPr>
                <w:lang w:val="en-US"/>
              </w:rPr>
              <w:br/>
              <w:t xml:space="preserve">  </w:t>
            </w:r>
            <w:r w:rsidR="00860F0B" w:rsidRPr="00F77C70">
              <w:rPr>
                <w:lang w:val="en-US"/>
              </w:rPr>
              <w:t>"</w:t>
            </w:r>
            <w:r w:rsidRPr="00F77C70">
              <w:rPr>
                <w:lang w:val="en-US"/>
              </w:rPr>
              <w:t>product</w:t>
            </w:r>
            <w:r w:rsidR="00363B91">
              <w:rPr>
                <w:lang w:val="en-US"/>
              </w:rPr>
              <w:t>s</w:t>
            </w:r>
            <w:r w:rsidR="00860F0B" w:rsidRPr="00F77C70">
              <w:rPr>
                <w:lang w:val="en-US"/>
              </w:rPr>
              <w:t>"</w:t>
            </w:r>
            <w:r w:rsidRPr="00F77C70">
              <w:rPr>
                <w:lang w:val="en-US"/>
              </w:rPr>
              <w:t>: [</w:t>
            </w:r>
            <w:r w:rsidRPr="00F77C70">
              <w:rPr>
                <w:lang w:val="en-US"/>
              </w:rPr>
              <w:br/>
              <w:t xml:space="preserve">    {See complex type </w:t>
            </w:r>
            <w:proofErr w:type="spellStart"/>
            <w:r w:rsidRPr="00F77C70">
              <w:rPr>
                <w:lang w:val="en-US"/>
              </w:rPr>
              <w:t>ProductAdvisor</w:t>
            </w:r>
            <w:proofErr w:type="spellEnd"/>
            <w:r w:rsidRPr="00F77C70">
              <w:rPr>
                <w:lang w:val="en-US"/>
              </w:rPr>
              <w:t>: }</w:t>
            </w:r>
            <w:r w:rsidRPr="00F77C70">
              <w:rPr>
                <w:lang w:val="en-US"/>
              </w:rPr>
              <w:br/>
              <w:t xml:space="preserve">  ],</w:t>
            </w:r>
            <w:r w:rsidR="00363B91">
              <w:rPr>
                <w:lang w:val="en-US"/>
              </w:rPr>
              <w:br/>
              <w:t xml:space="preserve">  "footnotes": {},</w:t>
            </w:r>
            <w:r w:rsidRPr="00F77C70">
              <w:rPr>
                <w:lang w:val="en-US"/>
              </w:rPr>
              <w:br/>
            </w:r>
            <w:r w:rsidR="002A6E40" w:rsidRPr="00F77C70">
              <w:rPr>
                <w:lang w:val="en-US"/>
              </w:rPr>
              <w:t xml:space="preserve">  "ova": [</w:t>
            </w:r>
            <w:r w:rsidR="002A6E40" w:rsidRPr="00F77C70">
              <w:rPr>
                <w:lang w:val="en-US"/>
              </w:rPr>
              <w:br/>
              <w:t xml:space="preserve">      [</w:t>
            </w:r>
            <w:r w:rsidR="002A6E40" w:rsidRPr="00F77C70">
              <w:rPr>
                <w:lang w:val="en-US"/>
              </w:rPr>
              <w:br/>
              <w:t xml:space="preserve">        {</w:t>
            </w:r>
            <w:r w:rsidR="002A6E40" w:rsidRPr="00F77C70">
              <w:rPr>
                <w:lang w:val="en-US"/>
              </w:rPr>
              <w:br/>
              <w:t xml:space="preserve">          "name": "</w:t>
            </w:r>
            <w:proofErr w:type="spellStart"/>
            <w:r w:rsidR="002A6E40" w:rsidRPr="00F77C70">
              <w:rPr>
                <w:lang w:val="en-US"/>
              </w:rPr>
              <w:t>Mustermann</w:t>
            </w:r>
            <w:proofErr w:type="spellEnd"/>
            <w:r w:rsidR="002A6E40" w:rsidRPr="00F77C70">
              <w:rPr>
                <w:lang w:val="en-US"/>
              </w:rPr>
              <w:t>"</w:t>
            </w:r>
            <w:r w:rsidR="002A6E40" w:rsidRPr="00F77C70">
              <w:rPr>
                <w:lang w:val="en-US"/>
              </w:rPr>
              <w:br/>
              <w:t xml:space="preserve">        },</w:t>
            </w:r>
            <w:r w:rsidR="002A6E40" w:rsidRPr="00F77C70">
              <w:rPr>
                <w:lang w:val="en-US"/>
              </w:rPr>
              <w:br/>
              <w:t xml:space="preserve">        {</w:t>
            </w:r>
            <w:r w:rsidR="002A6E40" w:rsidRPr="00F77C70">
              <w:rPr>
                <w:lang w:val="en-US"/>
              </w:rPr>
              <w:br/>
              <w:t xml:space="preserve">          "</w:t>
            </w:r>
            <w:proofErr w:type="spellStart"/>
            <w:r w:rsidR="002A6E40" w:rsidRPr="00F77C70">
              <w:rPr>
                <w:lang w:val="en-US"/>
              </w:rPr>
              <w:t>firstname</w:t>
            </w:r>
            <w:proofErr w:type="spellEnd"/>
            <w:r w:rsidR="002A6E40" w:rsidRPr="00F77C70">
              <w:rPr>
                <w:lang w:val="en-US"/>
              </w:rPr>
              <w:t>": "Max"</w:t>
            </w:r>
            <w:r w:rsidR="002A6E40" w:rsidRPr="00F77C70">
              <w:rPr>
                <w:lang w:val="en-US"/>
              </w:rPr>
              <w:br/>
              <w:t xml:space="preserve">        }</w:t>
            </w:r>
            <w:r w:rsidR="002A6E40" w:rsidRPr="00F77C70">
              <w:rPr>
                <w:lang w:val="en-US"/>
              </w:rPr>
              <w:br/>
              <w:t xml:space="preserve">      ],</w:t>
            </w:r>
            <w:r w:rsidR="002A6E40" w:rsidRPr="00F77C70">
              <w:rPr>
                <w:lang w:val="en-US"/>
              </w:rPr>
              <w:br/>
              <w:t xml:space="preserve">     [</w:t>
            </w:r>
            <w:r w:rsidR="002A6E40" w:rsidRPr="00F77C70">
              <w:rPr>
                <w:lang w:val="en-US"/>
              </w:rPr>
              <w:br/>
              <w:t xml:space="preserve">        {</w:t>
            </w:r>
            <w:r w:rsidR="002A6E40" w:rsidRPr="00F77C70">
              <w:rPr>
                <w:lang w:val="en-US"/>
              </w:rPr>
              <w:br/>
              <w:t xml:space="preserve">          "</w:t>
            </w:r>
            <w:proofErr w:type="spellStart"/>
            <w:r w:rsidR="002A6E40" w:rsidRPr="00F77C70">
              <w:rPr>
                <w:lang w:val="en-US"/>
              </w:rPr>
              <w:t>contractNumber</w:t>
            </w:r>
            <w:proofErr w:type="spellEnd"/>
            <w:r w:rsidR="002A6E40" w:rsidRPr="00F77C70">
              <w:rPr>
                <w:lang w:val="en-US"/>
              </w:rPr>
              <w:t>": "123456"</w:t>
            </w:r>
            <w:r w:rsidR="002A6E40" w:rsidRPr="00F77C70">
              <w:rPr>
                <w:lang w:val="en-US"/>
              </w:rPr>
              <w:br/>
              <w:t xml:space="preserve">        }</w:t>
            </w:r>
            <w:r w:rsidR="002A6E40" w:rsidRPr="00F77C70">
              <w:rPr>
                <w:lang w:val="en-US"/>
              </w:rPr>
              <w:br/>
              <w:t xml:space="preserve">      ]</w:t>
            </w:r>
            <w:r w:rsidR="002A6E40" w:rsidRPr="00F77C70">
              <w:rPr>
                <w:lang w:val="en-US"/>
              </w:rPr>
              <w:br/>
              <w:t xml:space="preserve">  ]</w:t>
            </w:r>
            <w:r w:rsidR="002A6E40" w:rsidRPr="00F77C70">
              <w:rPr>
                <w:lang w:val="en-US"/>
              </w:rPr>
              <w:br/>
              <w:t>}</w:t>
            </w:r>
          </w:p>
        </w:tc>
      </w:tr>
      <w:tr w:rsidR="00790ADB" w:rsidRPr="00AB1787" w14:paraId="0A34619F" w14:textId="77777777" w:rsidTr="00B36B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94E93C" w14:textId="77777777" w:rsidR="00790ADB" w:rsidRPr="00F77C70" w:rsidRDefault="00790ADB" w:rsidP="00B36B20">
            <w:pPr>
              <w:rPr>
                <w:lang w:val="en-US"/>
              </w:rPr>
            </w:pPr>
            <w:r w:rsidRPr="00F77C70">
              <w:rPr>
                <w:lang w:val="en-US"/>
              </w:rPr>
              <w:t>200</w:t>
            </w:r>
          </w:p>
        </w:tc>
        <w:tc>
          <w:tcPr>
            <w:tcW w:w="1418" w:type="dxa"/>
          </w:tcPr>
          <w:p w14:paraId="5BC47751" w14:textId="5B6B82B2" w:rsidR="00790ADB" w:rsidRPr="00F77C70" w:rsidRDefault="00790ADB" w:rsidP="00B36B20">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OK – step 4</w:t>
            </w:r>
          </w:p>
        </w:tc>
        <w:tc>
          <w:tcPr>
            <w:tcW w:w="6484" w:type="dxa"/>
          </w:tcPr>
          <w:p w14:paraId="1B223412" w14:textId="56E20F97" w:rsidR="00790ADB" w:rsidRPr="00F77C70" w:rsidRDefault="00D85624" w:rsidP="002A6E40">
            <w:pPr>
              <w:cnfStyle w:val="000000010000" w:firstRow="0" w:lastRow="0" w:firstColumn="0" w:lastColumn="0" w:oddVBand="0" w:evenVBand="0" w:oddHBand="0" w:evenHBand="1" w:firstRowFirstColumn="0" w:firstRowLastColumn="0" w:lastRowFirstColumn="0" w:lastRowLastColumn="0"/>
              <w:rPr>
                <w:lang w:val="en-US"/>
              </w:rPr>
            </w:pPr>
            <w:r w:rsidRPr="00F77C70">
              <w:rPr>
                <w:lang w:val="en-US"/>
              </w:rPr>
              <w:t>{</w:t>
            </w:r>
            <w:r w:rsidRPr="00F77C70">
              <w:rPr>
                <w:lang w:val="en-US"/>
              </w:rPr>
              <w:br/>
            </w:r>
            <w:proofErr w:type="gramStart"/>
            <w:r w:rsidRPr="00F77C70">
              <w:rPr>
                <w:lang w:val="en-US"/>
              </w:rPr>
              <w:t xml:space="preserve"> </w:t>
            </w:r>
            <w:proofErr w:type="gramEnd"/>
            <w:r w:rsidRPr="00F77C70">
              <w:rPr>
                <w:lang w:val="en-US"/>
              </w:rPr>
              <w:t xml:space="preserve"> </w:t>
            </w:r>
            <w:r w:rsidR="00F72CAD" w:rsidRPr="00F77C70">
              <w:rPr>
                <w:lang w:val="en-US"/>
              </w:rPr>
              <w:t>"</w:t>
            </w:r>
            <w:proofErr w:type="spellStart"/>
            <w:r w:rsidR="00F72CAD" w:rsidRPr="00F77C70">
              <w:rPr>
                <w:lang w:val="en-US"/>
              </w:rPr>
              <w:t>contractId</w:t>
            </w:r>
            <w:proofErr w:type="spellEnd"/>
            <w:r w:rsidR="00F72CAD" w:rsidRPr="00F77C70">
              <w:rPr>
                <w:lang w:val="en-US"/>
              </w:rPr>
              <w:t>"</w:t>
            </w:r>
            <w:r w:rsidRPr="00F77C70">
              <w:rPr>
                <w:lang w:val="en-US"/>
              </w:rPr>
              <w:t xml:space="preserve">: </w:t>
            </w:r>
            <w:r w:rsidR="00F72CAD" w:rsidRPr="00F77C70">
              <w:rPr>
                <w:lang w:val="en-US"/>
              </w:rPr>
              <w:t>"123456"</w:t>
            </w:r>
            <w:r w:rsidRPr="00F77C70">
              <w:rPr>
                <w:lang w:val="en-US"/>
              </w:rPr>
              <w:t>,</w:t>
            </w:r>
            <w:r w:rsidRPr="00F77C70">
              <w:rPr>
                <w:lang w:val="en-US"/>
              </w:rPr>
              <w:br/>
              <w:t xml:space="preserve">  </w:t>
            </w:r>
            <w:r w:rsidR="00F72CAD" w:rsidRPr="00F77C70">
              <w:rPr>
                <w:lang w:val="en-US"/>
              </w:rPr>
              <w:t>"</w:t>
            </w:r>
            <w:proofErr w:type="spellStart"/>
            <w:r w:rsidRPr="00F77C70">
              <w:rPr>
                <w:lang w:val="en-US"/>
              </w:rPr>
              <w:t>ekomiLink</w:t>
            </w:r>
            <w:proofErr w:type="spellEnd"/>
            <w:r w:rsidR="00F72CAD" w:rsidRPr="00F77C70">
              <w:rPr>
                <w:lang w:val="en-US"/>
              </w:rPr>
              <w:t>"</w:t>
            </w:r>
            <w:r w:rsidRPr="00F77C70">
              <w:rPr>
                <w:lang w:val="en-US"/>
              </w:rPr>
              <w:t xml:space="preserve">: </w:t>
            </w:r>
            <w:r w:rsidR="00F72CAD" w:rsidRPr="00F77C70">
              <w:rPr>
                <w:lang w:val="en-US"/>
              </w:rPr>
              <w:t>"</w:t>
            </w:r>
            <w:r w:rsidR="00CB0E2B">
              <w:fldChar w:fldCharType="begin"/>
            </w:r>
            <w:r w:rsidR="00CB0E2B" w:rsidRPr="002666EA">
              <w:rPr>
                <w:lang w:val="en-US"/>
                <w:rPrChange w:id="57" w:author="Autor">
                  <w:rPr/>
                </w:rPrChange>
              </w:rPr>
              <w:instrText xml:space="preserve"> HYPERLINK "https://www.ekomi.de/..." </w:instrText>
            </w:r>
            <w:r w:rsidR="00CB0E2B">
              <w:fldChar w:fldCharType="separate"/>
            </w:r>
            <w:r w:rsidRPr="00F77C70">
              <w:rPr>
                <w:rStyle w:val="Hyperlink"/>
                <w:rFonts w:cstheme="minorBidi"/>
                <w:lang w:val="en-US"/>
              </w:rPr>
              <w:t>https://www.ekomi.de/...</w:t>
            </w:r>
            <w:r w:rsidR="00CB0E2B">
              <w:rPr>
                <w:rStyle w:val="Hyperlink"/>
                <w:rFonts w:cstheme="minorBidi"/>
                <w:lang w:val="en-US"/>
              </w:rPr>
              <w:fldChar w:fldCharType="end"/>
            </w:r>
            <w:r w:rsidR="00F72CAD" w:rsidRPr="00F77C70">
              <w:rPr>
                <w:rStyle w:val="Hyperlink"/>
                <w:rFonts w:cstheme="minorBidi"/>
                <w:lang w:val="en-US"/>
              </w:rPr>
              <w:t>"</w:t>
            </w:r>
            <w:r w:rsidRPr="00F77C70">
              <w:rPr>
                <w:lang w:val="en-US"/>
              </w:rPr>
              <w:t>,</w:t>
            </w:r>
            <w:r w:rsidRPr="00F77C70">
              <w:rPr>
                <w:lang w:val="en-US"/>
              </w:rPr>
              <w:br/>
              <w:t xml:space="preserve">  </w:t>
            </w:r>
            <w:r w:rsidR="00F72CAD" w:rsidRPr="00F77C70">
              <w:rPr>
                <w:lang w:val="en-US"/>
              </w:rPr>
              <w:t>"</w:t>
            </w:r>
            <w:r w:rsidRPr="00F77C70">
              <w:rPr>
                <w:lang w:val="en-US"/>
              </w:rPr>
              <w:t>product</w:t>
            </w:r>
            <w:r w:rsidR="00F72CAD" w:rsidRPr="00F77C70">
              <w:rPr>
                <w:lang w:val="en-US"/>
              </w:rPr>
              <w:t>"</w:t>
            </w:r>
            <w:r w:rsidRPr="00F77C70">
              <w:rPr>
                <w:lang w:val="en-US"/>
              </w:rPr>
              <w:t>: [</w:t>
            </w:r>
            <w:r w:rsidRPr="00F77C70">
              <w:rPr>
                <w:lang w:val="en-US"/>
              </w:rPr>
              <w:br/>
            </w:r>
            <w:r w:rsidRPr="00F77C70">
              <w:rPr>
                <w:lang w:val="en-US"/>
              </w:rPr>
              <w:lastRenderedPageBreak/>
              <w:t xml:space="preserve">    {See complex type </w:t>
            </w:r>
            <w:proofErr w:type="spellStart"/>
            <w:r w:rsidRPr="00F77C70">
              <w:rPr>
                <w:lang w:val="en-US"/>
              </w:rPr>
              <w:t>ProductAdvisor</w:t>
            </w:r>
            <w:proofErr w:type="spellEnd"/>
            <w:r w:rsidRPr="00F77C70">
              <w:rPr>
                <w:lang w:val="en-US"/>
              </w:rPr>
              <w:t>: }</w:t>
            </w:r>
            <w:r w:rsidRPr="00F77C70">
              <w:rPr>
                <w:lang w:val="en-US"/>
              </w:rPr>
              <w:br/>
              <w:t xml:space="preserve">  ],</w:t>
            </w:r>
            <w:r w:rsidRPr="00F77C70">
              <w:rPr>
                <w:lang w:val="en-US"/>
              </w:rPr>
              <w:br/>
              <w:t xml:space="preserve">  </w:t>
            </w:r>
            <w:r w:rsidR="00F72CAD" w:rsidRPr="00F77C70">
              <w:rPr>
                <w:lang w:val="en-US"/>
              </w:rPr>
              <w:t>"</w:t>
            </w:r>
            <w:r w:rsidRPr="00F77C70">
              <w:rPr>
                <w:lang w:val="en-US"/>
              </w:rPr>
              <w:t>ova</w:t>
            </w:r>
            <w:r w:rsidR="00F72CAD" w:rsidRPr="00F77C70">
              <w:rPr>
                <w:lang w:val="en-US"/>
              </w:rPr>
              <w:t>"</w:t>
            </w:r>
            <w:r w:rsidR="002A6E40" w:rsidRPr="00F77C70">
              <w:rPr>
                <w:lang w:val="en-US"/>
              </w:rPr>
              <w:t>: [</w:t>
            </w:r>
            <w:r w:rsidRPr="00F77C70">
              <w:rPr>
                <w:lang w:val="en-US"/>
              </w:rPr>
              <w:br/>
              <w:t xml:space="preserve">      [</w:t>
            </w:r>
            <w:r w:rsidRPr="00F77C70">
              <w:rPr>
                <w:lang w:val="en-US"/>
              </w:rPr>
              <w:br/>
              <w:t xml:space="preserve">        {</w:t>
            </w:r>
            <w:r w:rsidRPr="00F77C70">
              <w:rPr>
                <w:lang w:val="en-US"/>
              </w:rPr>
              <w:br/>
              <w:t xml:space="preserve">          </w:t>
            </w:r>
            <w:r w:rsidR="00F72CAD" w:rsidRPr="00F77C70">
              <w:rPr>
                <w:lang w:val="en-US"/>
              </w:rPr>
              <w:t>"</w:t>
            </w:r>
            <w:r w:rsidRPr="00F77C70">
              <w:rPr>
                <w:lang w:val="en-US"/>
              </w:rPr>
              <w:t>name</w:t>
            </w:r>
            <w:r w:rsidR="00F72CAD" w:rsidRPr="00F77C70">
              <w:rPr>
                <w:lang w:val="en-US"/>
              </w:rPr>
              <w:t>"</w:t>
            </w:r>
            <w:r w:rsidRPr="00F77C70">
              <w:rPr>
                <w:lang w:val="en-US"/>
              </w:rPr>
              <w:t xml:space="preserve">: </w:t>
            </w:r>
            <w:r w:rsidR="00F72CAD" w:rsidRPr="00F77C70">
              <w:rPr>
                <w:lang w:val="en-US"/>
              </w:rPr>
              <w:t>"</w:t>
            </w:r>
            <w:proofErr w:type="spellStart"/>
            <w:r w:rsidRPr="00F77C70">
              <w:rPr>
                <w:lang w:val="en-US"/>
              </w:rPr>
              <w:t>Mustermann</w:t>
            </w:r>
            <w:proofErr w:type="spellEnd"/>
            <w:r w:rsidR="00F72CAD" w:rsidRPr="00F77C70">
              <w:rPr>
                <w:lang w:val="en-US"/>
              </w:rPr>
              <w:t>"</w:t>
            </w:r>
            <w:r w:rsidRPr="00F77C70">
              <w:rPr>
                <w:lang w:val="en-US"/>
              </w:rPr>
              <w:br/>
              <w:t xml:space="preserve">        },</w:t>
            </w:r>
            <w:r w:rsidRPr="00F77C70">
              <w:rPr>
                <w:lang w:val="en-US"/>
              </w:rPr>
              <w:br/>
              <w:t xml:space="preserve">        {</w:t>
            </w:r>
            <w:r w:rsidRPr="00F77C70">
              <w:rPr>
                <w:lang w:val="en-US"/>
              </w:rPr>
              <w:br/>
              <w:t xml:space="preserve">          </w:t>
            </w:r>
            <w:r w:rsidR="00F72CAD" w:rsidRPr="00F77C70">
              <w:rPr>
                <w:lang w:val="en-US"/>
              </w:rPr>
              <w:t>"</w:t>
            </w:r>
            <w:proofErr w:type="spellStart"/>
            <w:r w:rsidR="00F72CAD" w:rsidRPr="00F77C70">
              <w:rPr>
                <w:lang w:val="en-US"/>
              </w:rPr>
              <w:t>firstname</w:t>
            </w:r>
            <w:proofErr w:type="spellEnd"/>
            <w:r w:rsidR="00F72CAD" w:rsidRPr="00F77C70">
              <w:rPr>
                <w:lang w:val="en-US"/>
              </w:rPr>
              <w:t>"</w:t>
            </w:r>
            <w:r w:rsidRPr="00F77C70">
              <w:rPr>
                <w:lang w:val="en-US"/>
              </w:rPr>
              <w:t xml:space="preserve">: </w:t>
            </w:r>
            <w:r w:rsidR="00F72CAD" w:rsidRPr="00F77C70">
              <w:rPr>
                <w:lang w:val="en-US"/>
              </w:rPr>
              <w:t>"</w:t>
            </w:r>
            <w:r w:rsidRPr="00F77C70">
              <w:rPr>
                <w:lang w:val="en-US"/>
              </w:rPr>
              <w:t>Max</w:t>
            </w:r>
            <w:r w:rsidR="00F72CAD" w:rsidRPr="00F77C70">
              <w:rPr>
                <w:lang w:val="en-US"/>
              </w:rPr>
              <w:t>"</w:t>
            </w:r>
            <w:r w:rsidRPr="00F77C70">
              <w:rPr>
                <w:lang w:val="en-US"/>
              </w:rPr>
              <w:br/>
              <w:t xml:space="preserve">        }</w:t>
            </w:r>
            <w:r w:rsidRPr="00F77C70">
              <w:rPr>
                <w:lang w:val="en-US"/>
              </w:rPr>
              <w:br/>
              <w:t xml:space="preserve">      ]</w:t>
            </w:r>
            <w:r w:rsidR="002A6E40" w:rsidRPr="00F77C70">
              <w:rPr>
                <w:lang w:val="en-US"/>
              </w:rPr>
              <w:t>,</w:t>
            </w:r>
            <w:r w:rsidRPr="00F77C70">
              <w:rPr>
                <w:lang w:val="en-US"/>
              </w:rPr>
              <w:br/>
            </w:r>
            <w:r w:rsidR="002A6E40" w:rsidRPr="00F77C70">
              <w:rPr>
                <w:lang w:val="en-US"/>
              </w:rPr>
              <w:t xml:space="preserve">     </w:t>
            </w:r>
            <w:r w:rsidRPr="00F77C70">
              <w:rPr>
                <w:lang w:val="en-US"/>
              </w:rPr>
              <w:t>[</w:t>
            </w:r>
            <w:r w:rsidRPr="00F77C70">
              <w:rPr>
                <w:lang w:val="en-US"/>
              </w:rPr>
              <w:br/>
              <w:t xml:space="preserve">        {</w:t>
            </w:r>
            <w:r w:rsidRPr="00F77C70">
              <w:rPr>
                <w:lang w:val="en-US"/>
              </w:rPr>
              <w:br/>
              <w:t xml:space="preserve">          </w:t>
            </w:r>
            <w:r w:rsidR="00F72CAD" w:rsidRPr="00F77C70">
              <w:rPr>
                <w:lang w:val="en-US"/>
              </w:rPr>
              <w:t>"</w:t>
            </w:r>
            <w:proofErr w:type="spellStart"/>
            <w:r w:rsidR="00F72CAD" w:rsidRPr="00F77C70">
              <w:rPr>
                <w:lang w:val="en-US"/>
              </w:rPr>
              <w:t>contractNumber</w:t>
            </w:r>
            <w:proofErr w:type="spellEnd"/>
            <w:r w:rsidR="00F72CAD" w:rsidRPr="00F77C70">
              <w:rPr>
                <w:lang w:val="en-US"/>
              </w:rPr>
              <w:t>"</w:t>
            </w:r>
            <w:r w:rsidRPr="00F77C70">
              <w:rPr>
                <w:lang w:val="en-US"/>
              </w:rPr>
              <w:t xml:space="preserve">: </w:t>
            </w:r>
            <w:r w:rsidR="00F72CAD" w:rsidRPr="00F77C70">
              <w:rPr>
                <w:lang w:val="en-US"/>
              </w:rPr>
              <w:t>"</w:t>
            </w:r>
            <w:r w:rsidRPr="00F77C70">
              <w:rPr>
                <w:lang w:val="en-US"/>
              </w:rPr>
              <w:t>123456</w:t>
            </w:r>
            <w:r w:rsidR="00F72CAD" w:rsidRPr="00F77C70">
              <w:rPr>
                <w:lang w:val="en-US"/>
              </w:rPr>
              <w:t>"</w:t>
            </w:r>
            <w:r w:rsidRPr="00F77C70">
              <w:rPr>
                <w:lang w:val="en-US"/>
              </w:rPr>
              <w:br/>
              <w:t xml:space="preserve">        }</w:t>
            </w:r>
            <w:r w:rsidRPr="00F77C70">
              <w:rPr>
                <w:lang w:val="en-US"/>
              </w:rPr>
              <w:br/>
              <w:t xml:space="preserve">      ]</w:t>
            </w:r>
            <w:r w:rsidRPr="00F77C70">
              <w:rPr>
                <w:lang w:val="en-US"/>
              </w:rPr>
              <w:br/>
              <w:t xml:space="preserve">  ]</w:t>
            </w:r>
            <w:r w:rsidRPr="00F77C70">
              <w:rPr>
                <w:lang w:val="en-US"/>
              </w:rPr>
              <w:br/>
              <w:t>}</w:t>
            </w:r>
          </w:p>
        </w:tc>
      </w:tr>
      <w:tr w:rsidR="00790ADB" w:rsidRPr="00AB1787" w14:paraId="49355946" w14:textId="77777777" w:rsidTr="00B36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691C464" w14:textId="77777777" w:rsidR="00790ADB" w:rsidRPr="00F77C70" w:rsidRDefault="00790ADB" w:rsidP="00B36B20">
            <w:pPr>
              <w:rPr>
                <w:lang w:val="en-US"/>
              </w:rPr>
            </w:pPr>
            <w:r w:rsidRPr="00F77C70">
              <w:rPr>
                <w:lang w:val="en-US"/>
              </w:rPr>
              <w:lastRenderedPageBreak/>
              <w:t>400</w:t>
            </w:r>
          </w:p>
        </w:tc>
        <w:tc>
          <w:tcPr>
            <w:tcW w:w="1418" w:type="dxa"/>
          </w:tcPr>
          <w:p w14:paraId="7127E992" w14:textId="77777777" w:rsidR="00790ADB" w:rsidRPr="00F77C70" w:rsidRDefault="00790ADB" w:rsidP="00B36B20">
            <w:pPr>
              <w:cnfStyle w:val="000000100000" w:firstRow="0" w:lastRow="0" w:firstColumn="0" w:lastColumn="0" w:oddVBand="0" w:evenVBand="0" w:oddHBand="1" w:evenHBand="0" w:firstRowFirstColumn="0" w:firstRowLastColumn="0" w:lastRowFirstColumn="0" w:lastRowLastColumn="0"/>
              <w:rPr>
                <w:lang w:val="en-US"/>
              </w:rPr>
            </w:pPr>
            <w:r w:rsidRPr="00F77C70">
              <w:rPr>
                <w:lang w:val="en-US"/>
              </w:rPr>
              <w:t>Bad request</w:t>
            </w:r>
          </w:p>
        </w:tc>
        <w:tc>
          <w:tcPr>
            <w:tcW w:w="6484" w:type="dxa"/>
          </w:tcPr>
          <w:p w14:paraId="23387D8D" w14:textId="27227463" w:rsidR="00790ADB" w:rsidRPr="00F77C70" w:rsidRDefault="00790ADB" w:rsidP="003D382F">
            <w:pPr>
              <w:pStyle w:val="Beschriftung"/>
              <w:cnfStyle w:val="000000100000" w:firstRow="0" w:lastRow="0" w:firstColumn="0" w:lastColumn="0" w:oddVBand="0" w:evenVBand="0" w:oddHBand="1" w:evenHBand="0" w:firstRowFirstColumn="0" w:firstRowLastColumn="0" w:lastRowFirstColumn="0" w:lastRowLastColumn="0"/>
              <w:rPr>
                <w:b w:val="0"/>
                <w:color w:val="000000" w:themeColor="text1"/>
                <w:sz w:val="22"/>
                <w:szCs w:val="22"/>
                <w:lang w:val="en-US"/>
              </w:rPr>
            </w:pPr>
            <w:r w:rsidRPr="00F77C70">
              <w:rPr>
                <w:b w:val="0"/>
                <w:color w:val="000000" w:themeColor="text1"/>
                <w:sz w:val="22"/>
                <w:szCs w:val="22"/>
                <w:lang w:val="en-US"/>
              </w:rPr>
              <w:t>[</w:t>
            </w:r>
            <w:r w:rsidRPr="00F77C70">
              <w:rPr>
                <w:b w:val="0"/>
                <w:color w:val="000000" w:themeColor="text1"/>
                <w:sz w:val="22"/>
                <w:szCs w:val="22"/>
                <w:lang w:val="en-US"/>
              </w:rPr>
              <w:br/>
              <w:t xml:space="preserve">  { </w:t>
            </w:r>
            <w:r w:rsidR="00F72CAD" w:rsidRPr="00F77C70">
              <w:rPr>
                <w:b w:val="0"/>
                <w:color w:val="000000" w:themeColor="text1"/>
                <w:sz w:val="22"/>
                <w:szCs w:val="22"/>
                <w:lang w:val="en-US"/>
              </w:rPr>
              <w:t>"</w:t>
            </w:r>
            <w:r w:rsidRPr="00F77C70">
              <w:rPr>
                <w:b w:val="0"/>
                <w:color w:val="000000" w:themeColor="text1"/>
                <w:sz w:val="22"/>
                <w:szCs w:val="22"/>
                <w:lang w:val="en-US"/>
              </w:rPr>
              <w:t>parameter</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00F72CAD" w:rsidRPr="00F77C70">
              <w:rPr>
                <w:b w:val="0"/>
                <w:color w:val="000000" w:themeColor="text1"/>
                <w:sz w:val="22"/>
                <w:szCs w:val="22"/>
                <w:lang w:val="en-US"/>
              </w:rPr>
              <w:t>"</w:t>
            </w:r>
            <w:proofErr w:type="spellStart"/>
            <w:r w:rsidRPr="00F77C70">
              <w:rPr>
                <w:b w:val="0"/>
                <w:color w:val="000000" w:themeColor="text1"/>
                <w:sz w:val="22"/>
                <w:szCs w:val="22"/>
                <w:lang w:val="en-US"/>
              </w:rPr>
              <w:t>accountNumber</w:t>
            </w:r>
            <w:proofErr w:type="spellEnd"/>
            <w:r w:rsidR="00BF5BF2"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F72CAD" w:rsidRPr="00F77C70">
              <w:rPr>
                <w:b w:val="0"/>
                <w:color w:val="000000" w:themeColor="text1"/>
                <w:sz w:val="22"/>
                <w:szCs w:val="22"/>
                <w:lang w:val="en-US"/>
              </w:rPr>
              <w:t>"</w:t>
            </w:r>
            <w:r w:rsidRPr="00F77C70">
              <w:rPr>
                <w:b w:val="0"/>
                <w:color w:val="000000" w:themeColor="text1"/>
                <w:sz w:val="22"/>
                <w:szCs w:val="22"/>
                <w:lang w:val="en-US"/>
              </w:rPr>
              <w:t>code</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00F72CAD" w:rsidRPr="00F77C70">
              <w:rPr>
                <w:b w:val="0"/>
                <w:color w:val="000000" w:themeColor="text1"/>
                <w:sz w:val="22"/>
                <w:szCs w:val="22"/>
                <w:lang w:val="en-US"/>
              </w:rPr>
              <w:t>"</w:t>
            </w:r>
            <w:r w:rsidRPr="00F77C70">
              <w:rPr>
                <w:b w:val="0"/>
                <w:color w:val="000000" w:themeColor="text1"/>
                <w:sz w:val="22"/>
                <w:szCs w:val="22"/>
                <w:lang w:val="en-US"/>
              </w:rPr>
              <w:t>ERR_IBAN_FALSE</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Pr="00F77C70">
              <w:rPr>
                <w:b w:val="0"/>
                <w:color w:val="000000" w:themeColor="text1"/>
                <w:sz w:val="22"/>
                <w:szCs w:val="22"/>
                <w:lang w:val="en-US"/>
              </w:rPr>
              <w:br/>
              <w:t xml:space="preserve">    </w:t>
            </w:r>
            <w:r w:rsidR="00F72CAD" w:rsidRPr="00F77C70">
              <w:rPr>
                <w:b w:val="0"/>
                <w:color w:val="000000" w:themeColor="text1"/>
                <w:sz w:val="22"/>
                <w:szCs w:val="22"/>
                <w:lang w:val="en-US"/>
              </w:rPr>
              <w:t>"</w:t>
            </w:r>
            <w:r w:rsidRPr="00F77C70">
              <w:rPr>
                <w:b w:val="0"/>
                <w:color w:val="000000" w:themeColor="text1"/>
                <w:sz w:val="22"/>
                <w:szCs w:val="22"/>
                <w:lang w:val="en-US"/>
              </w:rPr>
              <w:t>error-message</w:t>
            </w:r>
            <w:r w:rsidR="00F72CAD" w:rsidRPr="00F77C70">
              <w:rPr>
                <w:b w:val="0"/>
                <w:color w:val="000000" w:themeColor="text1"/>
                <w:sz w:val="22"/>
                <w:szCs w:val="22"/>
                <w:lang w:val="en-US"/>
              </w:rPr>
              <w:t>": "</w:t>
            </w:r>
            <w:r w:rsidRPr="00F77C70">
              <w:rPr>
                <w:b w:val="0"/>
                <w:color w:val="000000" w:themeColor="text1"/>
                <w:sz w:val="22"/>
                <w:szCs w:val="22"/>
                <w:lang w:val="en-US"/>
              </w:rPr>
              <w:t>Provided IBAN is invalid</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00F72CAD" w:rsidRPr="00F77C70">
              <w:rPr>
                <w:b w:val="0"/>
                <w:color w:val="000000" w:themeColor="text1"/>
                <w:sz w:val="22"/>
                <w:szCs w:val="22"/>
                <w:lang w:val="en-US"/>
              </w:rPr>
              <w:t>,</w:t>
            </w:r>
            <w:r w:rsidR="00F72CAD" w:rsidRPr="00F77C70">
              <w:rPr>
                <w:b w:val="0"/>
                <w:color w:val="000000" w:themeColor="text1"/>
                <w:sz w:val="22"/>
                <w:szCs w:val="22"/>
                <w:lang w:val="en-US"/>
              </w:rPr>
              <w:br/>
            </w:r>
            <w:r w:rsidRPr="00F77C70">
              <w:rPr>
                <w:b w:val="0"/>
                <w:color w:val="000000" w:themeColor="text1"/>
                <w:sz w:val="22"/>
                <w:szCs w:val="22"/>
                <w:lang w:val="en-US"/>
              </w:rPr>
              <w:t xml:space="preserve">  { </w:t>
            </w:r>
            <w:r w:rsidR="00F72CAD" w:rsidRPr="00F77C70">
              <w:rPr>
                <w:b w:val="0"/>
                <w:color w:val="000000" w:themeColor="text1"/>
                <w:sz w:val="22"/>
                <w:szCs w:val="22"/>
                <w:lang w:val="en-US"/>
              </w:rPr>
              <w:t>"parameter"</w:t>
            </w:r>
            <w:r w:rsidRPr="00F77C70">
              <w:rPr>
                <w:b w:val="0"/>
                <w:color w:val="000000" w:themeColor="text1"/>
                <w:sz w:val="22"/>
                <w:szCs w:val="22"/>
                <w:lang w:val="en-US"/>
              </w:rPr>
              <w:t xml:space="preserve">: </w:t>
            </w:r>
            <w:r w:rsidR="00F72CAD" w:rsidRPr="00F77C70">
              <w:rPr>
                <w:b w:val="0"/>
                <w:color w:val="000000" w:themeColor="text1"/>
                <w:sz w:val="22"/>
                <w:szCs w:val="22"/>
                <w:lang w:val="en-US"/>
              </w:rPr>
              <w:t>"</w:t>
            </w:r>
            <w:r w:rsidRPr="00F77C70">
              <w:rPr>
                <w:b w:val="0"/>
                <w:color w:val="000000" w:themeColor="text1"/>
                <w:sz w:val="22"/>
                <w:szCs w:val="22"/>
                <w:lang w:val="en-US"/>
              </w:rPr>
              <w:t>birthday</w:t>
            </w:r>
            <w:r w:rsidR="00F72CAD" w:rsidRPr="00F77C70">
              <w:rPr>
                <w:b w:val="0"/>
                <w:color w:val="000000" w:themeColor="text1"/>
                <w:sz w:val="22"/>
                <w:szCs w:val="22"/>
                <w:lang w:val="en-US"/>
              </w:rPr>
              <w:t>"</w:t>
            </w:r>
            <w:r w:rsidRPr="00F77C70">
              <w:rPr>
                <w:b w:val="0"/>
                <w:color w:val="000000" w:themeColor="text1"/>
                <w:sz w:val="22"/>
                <w:szCs w:val="22"/>
                <w:lang w:val="en-US"/>
              </w:rPr>
              <w:t>,</w:t>
            </w:r>
            <w:r w:rsidRPr="00F77C70">
              <w:rPr>
                <w:b w:val="0"/>
                <w:color w:val="000000" w:themeColor="text1"/>
                <w:sz w:val="22"/>
                <w:szCs w:val="22"/>
                <w:lang w:val="en-US"/>
              </w:rPr>
              <w:br/>
              <w:t xml:space="preserve">    </w:t>
            </w:r>
            <w:r w:rsidR="00F72CAD" w:rsidRPr="00F77C70">
              <w:rPr>
                <w:b w:val="0"/>
                <w:color w:val="000000" w:themeColor="text1"/>
                <w:sz w:val="22"/>
                <w:szCs w:val="22"/>
                <w:lang w:val="en-US"/>
              </w:rPr>
              <w:t>"</w:t>
            </w:r>
            <w:r w:rsidRPr="00F77C70">
              <w:rPr>
                <w:b w:val="0"/>
                <w:color w:val="000000" w:themeColor="text1"/>
                <w:sz w:val="22"/>
                <w:szCs w:val="22"/>
                <w:lang w:val="en-US"/>
              </w:rPr>
              <w:t>code</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00F72CAD" w:rsidRPr="00F77C70">
              <w:rPr>
                <w:b w:val="0"/>
                <w:color w:val="000000" w:themeColor="text1"/>
                <w:sz w:val="22"/>
                <w:szCs w:val="22"/>
                <w:lang w:val="en-US"/>
              </w:rPr>
              <w:t>"</w:t>
            </w:r>
            <w:r w:rsidRPr="00F77C70">
              <w:rPr>
                <w:b w:val="0"/>
                <w:color w:val="000000" w:themeColor="text1"/>
                <w:sz w:val="22"/>
                <w:szCs w:val="22"/>
                <w:lang w:val="en-US"/>
              </w:rPr>
              <w:t>ERR_BIRTHDAY_INVALID</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Pr="00F77C70">
              <w:rPr>
                <w:b w:val="0"/>
                <w:color w:val="000000" w:themeColor="text1"/>
                <w:sz w:val="22"/>
                <w:szCs w:val="22"/>
                <w:lang w:val="en-US"/>
              </w:rPr>
              <w:br/>
              <w:t xml:space="preserve">    </w:t>
            </w:r>
            <w:r w:rsidR="00F72CAD" w:rsidRPr="00F77C70">
              <w:rPr>
                <w:b w:val="0"/>
                <w:color w:val="000000" w:themeColor="text1"/>
                <w:sz w:val="22"/>
                <w:szCs w:val="22"/>
                <w:lang w:val="en-US"/>
              </w:rPr>
              <w:t>"</w:t>
            </w:r>
            <w:r w:rsidRPr="00F77C70">
              <w:rPr>
                <w:b w:val="0"/>
                <w:color w:val="000000" w:themeColor="text1"/>
                <w:sz w:val="22"/>
                <w:szCs w:val="22"/>
                <w:lang w:val="en-US"/>
              </w:rPr>
              <w:t>error-message</w:t>
            </w:r>
            <w:r w:rsidR="00F72CAD" w:rsidRPr="00F77C70">
              <w:rPr>
                <w:b w:val="0"/>
                <w:color w:val="000000" w:themeColor="text1"/>
                <w:sz w:val="22"/>
                <w:szCs w:val="22"/>
                <w:lang w:val="en-US"/>
              </w:rPr>
              <w:t>": "</w:t>
            </w:r>
            <w:r w:rsidRPr="00F77C70">
              <w:rPr>
                <w:b w:val="0"/>
                <w:color w:val="000000" w:themeColor="text1"/>
                <w:sz w:val="22"/>
                <w:szCs w:val="22"/>
                <w:lang w:val="en-US"/>
              </w:rPr>
              <w:t>Customer must at least be 18 years old</w:t>
            </w:r>
            <w:r w:rsidR="00F72CAD" w:rsidRPr="00F77C70">
              <w:rPr>
                <w:b w:val="0"/>
                <w:color w:val="000000" w:themeColor="text1"/>
                <w:sz w:val="22"/>
                <w:szCs w:val="22"/>
                <w:lang w:val="en-US"/>
              </w:rPr>
              <w:t>"</w:t>
            </w:r>
            <w:r w:rsidRPr="00F77C70">
              <w:rPr>
                <w:b w:val="0"/>
                <w:color w:val="000000" w:themeColor="text1"/>
                <w:sz w:val="22"/>
                <w:szCs w:val="22"/>
                <w:lang w:val="en-US"/>
              </w:rPr>
              <w:t xml:space="preserve"> }</w:t>
            </w:r>
            <w:r w:rsidRPr="00F77C70">
              <w:rPr>
                <w:b w:val="0"/>
                <w:color w:val="000000" w:themeColor="text1"/>
                <w:sz w:val="22"/>
                <w:szCs w:val="22"/>
                <w:lang w:val="en-US"/>
              </w:rPr>
              <w:br/>
              <w:t>]</w:t>
            </w:r>
          </w:p>
        </w:tc>
      </w:tr>
    </w:tbl>
    <w:p w14:paraId="34EFE801" w14:textId="77777777" w:rsidR="007C4618" w:rsidRDefault="007C4618" w:rsidP="002B4227">
      <w:pPr>
        <w:rPr>
          <w:lang w:val="en-US"/>
        </w:rPr>
      </w:pPr>
      <w:bookmarkStart w:id="58" w:name="_contractData"/>
      <w:bookmarkStart w:id="59" w:name="_errorObject_1"/>
      <w:bookmarkEnd w:id="58"/>
      <w:bookmarkEnd w:id="59"/>
    </w:p>
    <w:sectPr w:rsidR="007C4618" w:rsidSect="00F52E73">
      <w:headerReference w:type="default" r:id="rId15"/>
      <w:pgSz w:w="11906" w:h="16838"/>
      <w:pgMar w:top="2892" w:right="1418" w:bottom="1134" w:left="1418" w:header="709" w:footer="159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1FDC5" w14:textId="77777777" w:rsidR="009413A1" w:rsidRDefault="009413A1">
      <w:pPr>
        <w:pStyle w:val="Standa1"/>
      </w:pPr>
      <w:r>
        <w:separator/>
      </w:r>
    </w:p>
  </w:endnote>
  <w:endnote w:type="continuationSeparator" w:id="0">
    <w:p w14:paraId="02BC1E84" w14:textId="77777777" w:rsidR="009413A1" w:rsidRDefault="009413A1">
      <w:pPr>
        <w:pStyle w:val="Standa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olo">
    <w:panose1 w:val="02000400000000000000"/>
    <w:charset w:val="00"/>
    <w:family w:val="auto"/>
    <w:pitch w:val="variable"/>
    <w:sig w:usb0="800000AF" w:usb1="0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oloR">
    <w:panose1 w:val="02000400000000000000"/>
    <w:charset w:val="00"/>
    <w:family w:val="auto"/>
    <w:pitch w:val="variable"/>
    <w:sig w:usb0="800000AF" w:usb1="0000205B"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D2635" w14:textId="77591E03" w:rsidR="00B731FE" w:rsidRPr="00D71D2D" w:rsidRDefault="00B731FE">
    <w:pPr>
      <w:rPr>
        <w:rFonts w:ascii="Polo" w:hAnsi="Polo"/>
        <w:lang w:val="en-US"/>
      </w:rPr>
    </w:pPr>
    <w:r w:rsidRPr="00D71D2D">
      <w:rPr>
        <w:rStyle w:val="Seitenzahl"/>
        <w:rFonts w:ascii="Polo" w:hAnsi="Polo"/>
        <w:lang w:val="en-US"/>
      </w:rPr>
      <w:t xml:space="preserve">Page </w:t>
    </w:r>
    <w:r w:rsidRPr="00D71D2D">
      <w:rPr>
        <w:rStyle w:val="Seitenzahl"/>
        <w:rFonts w:ascii="Polo" w:hAnsi="Polo"/>
        <w:lang w:val="en-US"/>
      </w:rPr>
      <w:fldChar w:fldCharType="begin"/>
    </w:r>
    <w:r w:rsidRPr="00D71D2D">
      <w:rPr>
        <w:rStyle w:val="Seitenzahl"/>
        <w:rFonts w:ascii="Polo" w:hAnsi="Polo"/>
        <w:lang w:val="en-US"/>
      </w:rPr>
      <w:instrText xml:space="preserve"> PAGE </w:instrText>
    </w:r>
    <w:r w:rsidRPr="00D71D2D">
      <w:rPr>
        <w:rStyle w:val="Seitenzahl"/>
        <w:rFonts w:ascii="Polo" w:hAnsi="Polo"/>
        <w:lang w:val="en-US"/>
      </w:rPr>
      <w:fldChar w:fldCharType="separate"/>
    </w:r>
    <w:r w:rsidR="009B3B5D">
      <w:rPr>
        <w:rStyle w:val="Seitenzahl"/>
        <w:rFonts w:ascii="Polo" w:hAnsi="Polo"/>
        <w:noProof/>
        <w:lang w:val="en-US"/>
      </w:rPr>
      <w:t>17</w:t>
    </w:r>
    <w:r w:rsidRPr="00D71D2D">
      <w:rPr>
        <w:rStyle w:val="Seitenzahl"/>
        <w:rFonts w:ascii="Polo" w:hAnsi="Polo"/>
        <w:lang w:val="en-US"/>
      </w:rPr>
      <w:fldChar w:fldCharType="end"/>
    </w:r>
    <w:r w:rsidRPr="00D71D2D">
      <w:rPr>
        <w:rStyle w:val="Seitenzahl"/>
        <w:rFonts w:ascii="Polo" w:hAnsi="Polo"/>
        <w:lang w:val="en-US"/>
      </w:rPr>
      <w:t xml:space="preserve"> of </w:t>
    </w:r>
    <w:r w:rsidRPr="00D71D2D">
      <w:rPr>
        <w:rStyle w:val="Seitenzahl"/>
        <w:rFonts w:ascii="Polo" w:hAnsi="Polo"/>
        <w:lang w:val="en-US"/>
      </w:rPr>
      <w:fldChar w:fldCharType="begin"/>
    </w:r>
    <w:r w:rsidRPr="00D71D2D">
      <w:rPr>
        <w:rStyle w:val="Seitenzahl"/>
        <w:rFonts w:ascii="Polo" w:hAnsi="Polo"/>
        <w:lang w:val="en-US"/>
      </w:rPr>
      <w:instrText xml:space="preserve"> NUMPAGES </w:instrText>
    </w:r>
    <w:r w:rsidRPr="00D71D2D">
      <w:rPr>
        <w:rStyle w:val="Seitenzahl"/>
        <w:rFonts w:ascii="Polo" w:hAnsi="Polo"/>
        <w:lang w:val="en-US"/>
      </w:rPr>
      <w:fldChar w:fldCharType="separate"/>
    </w:r>
    <w:r w:rsidR="009B3B5D">
      <w:rPr>
        <w:rStyle w:val="Seitenzahl"/>
        <w:rFonts w:ascii="Polo" w:hAnsi="Polo"/>
        <w:noProof/>
        <w:lang w:val="en-US"/>
      </w:rPr>
      <w:t>33</w:t>
    </w:r>
    <w:r w:rsidRPr="00D71D2D">
      <w:rPr>
        <w:rStyle w:val="Seitenzahl"/>
        <w:rFonts w:ascii="Polo" w:hAnsi="Polo"/>
        <w:lang w:val="en-US"/>
      </w:rPr>
      <w:fldChar w:fldCharType="end"/>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r>
    <w:r w:rsidRPr="00D71D2D">
      <w:rPr>
        <w:rStyle w:val="Seitenzahl"/>
        <w:rFonts w:ascii="Polo" w:hAnsi="Polo"/>
        <w:lang w:val="en-US"/>
      </w:rPr>
      <w:tab/>
      <w:t>Last changes:</w:t>
    </w:r>
    <w:r w:rsidRPr="00D71D2D">
      <w:rPr>
        <w:rStyle w:val="Seitenzahl"/>
        <w:rFonts w:ascii="Polo" w:hAnsi="Polo"/>
        <w:b/>
        <w:lang w:val="en-US"/>
      </w:rPr>
      <w:t xml:space="preserve"> </w:t>
    </w:r>
    <w:r w:rsidRPr="00D71D2D">
      <w:rPr>
        <w:rStyle w:val="Seitenzahl"/>
        <w:rFonts w:ascii="Polo" w:hAnsi="Polo"/>
        <w:lang w:val="en-US"/>
      </w:rPr>
      <w:fldChar w:fldCharType="begin"/>
    </w:r>
    <w:r w:rsidRPr="00D71D2D">
      <w:rPr>
        <w:rStyle w:val="Seitenzahl"/>
        <w:rFonts w:ascii="Polo" w:hAnsi="Polo"/>
        <w:lang w:val="en-US"/>
      </w:rPr>
      <w:instrText xml:space="preserve"> TIME \@ "dd.MM.yyyy HH:mm" </w:instrText>
    </w:r>
    <w:r w:rsidRPr="00D71D2D">
      <w:rPr>
        <w:rStyle w:val="Seitenzahl"/>
        <w:rFonts w:ascii="Polo" w:hAnsi="Polo"/>
        <w:lang w:val="en-US"/>
      </w:rPr>
      <w:fldChar w:fldCharType="separate"/>
    </w:r>
    <w:ins w:id="0" w:author="Autor">
      <w:r w:rsidR="00AB1787">
        <w:rPr>
          <w:rStyle w:val="Seitenzahl"/>
          <w:rFonts w:ascii="Polo" w:hAnsi="Polo"/>
          <w:noProof/>
          <w:lang w:val="en-US"/>
        </w:rPr>
        <w:t>07.03.2016 13:11</w:t>
      </w:r>
      <w:del w:id="1" w:author="Autor">
        <w:r w:rsidR="002666EA" w:rsidDel="00AB1787">
          <w:rPr>
            <w:rStyle w:val="Seitenzahl"/>
            <w:rFonts w:ascii="Polo" w:hAnsi="Polo"/>
            <w:noProof/>
            <w:lang w:val="en-US"/>
          </w:rPr>
          <w:delText>08.10.2015 10:34</w:delText>
        </w:r>
      </w:del>
    </w:ins>
    <w:del w:id="2" w:author="Autor">
      <w:r w:rsidR="0041367D" w:rsidDel="00AB1787">
        <w:rPr>
          <w:rStyle w:val="Seitenzahl"/>
          <w:rFonts w:ascii="Polo" w:hAnsi="Polo"/>
          <w:noProof/>
          <w:lang w:val="en-US"/>
        </w:rPr>
        <w:delText>06.10.2015 17:48</w:delText>
      </w:r>
    </w:del>
    <w:r w:rsidRPr="00D71D2D">
      <w:rPr>
        <w:rStyle w:val="Seitenzahl"/>
        <w:rFonts w:ascii="Polo" w:hAnsi="Polo"/>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49408E" w14:textId="77777777" w:rsidR="009413A1" w:rsidRDefault="009413A1">
      <w:pPr>
        <w:pStyle w:val="Standa1"/>
      </w:pPr>
      <w:r>
        <w:separator/>
      </w:r>
    </w:p>
  </w:footnote>
  <w:footnote w:type="continuationSeparator" w:id="0">
    <w:p w14:paraId="1D578255" w14:textId="77777777" w:rsidR="009413A1" w:rsidRDefault="009413A1">
      <w:pPr>
        <w:pStyle w:val="Standa1"/>
      </w:pPr>
      <w:r>
        <w:continuationSeparator/>
      </w:r>
    </w:p>
  </w:footnote>
  <w:footnote w:id="1">
    <w:p w14:paraId="2E7A30BD" w14:textId="3C8D72CB" w:rsidR="00B731FE" w:rsidRDefault="00B731FE">
      <w:pPr>
        <w:pStyle w:val="Funotentext"/>
      </w:pPr>
      <w:r>
        <w:rPr>
          <w:rStyle w:val="Funotenzeichen"/>
        </w:rPr>
        <w:footnoteRef/>
      </w:r>
      <w:r>
        <w:t xml:space="preserve"> </w:t>
      </w:r>
      <w:r w:rsidRPr="00994FCD">
        <w:t>http://wso2.com/products/api-manager/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BF1F2" w14:textId="77777777" w:rsidR="00B731FE" w:rsidRDefault="00B731FE">
    <w:pPr>
      <w:pStyle w:val="Kopfze1"/>
    </w:pPr>
    <w:r>
      <w:rPr>
        <w:noProof/>
      </w:rPr>
      <w:drawing>
        <wp:anchor distT="0" distB="0" distL="114300" distR="114300" simplePos="0" relativeHeight="251657728" behindDoc="1" locked="0" layoutInCell="1" allowOverlap="1" wp14:anchorId="0C2A57DF" wp14:editId="4F79ADA6">
          <wp:simplePos x="0" y="0"/>
          <wp:positionH relativeFrom="margin">
            <wp:posOffset>-899795</wp:posOffset>
          </wp:positionH>
          <wp:positionV relativeFrom="margin">
            <wp:posOffset>-899795</wp:posOffset>
          </wp:positionV>
          <wp:extent cx="7569200" cy="10706100"/>
          <wp:effectExtent l="19050" t="0" r="0" b="0"/>
          <wp:wrapNone/>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69200" cy="1070610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E8E28" w14:textId="3D50C7FB" w:rsidR="00B731FE" w:rsidRPr="004243EF" w:rsidRDefault="00B731FE" w:rsidP="004243EF">
    <w:pPr>
      <w:pStyle w:val="Kopfze"/>
    </w:pPr>
    <w:r>
      <w:rPr>
        <w:noProof/>
      </w:rPr>
      <mc:AlternateContent>
        <mc:Choice Requires="wpg">
          <w:drawing>
            <wp:anchor distT="0" distB="0" distL="114300" distR="114300" simplePos="0" relativeHeight="251658752" behindDoc="0" locked="0" layoutInCell="1" allowOverlap="1" wp14:anchorId="0A079685" wp14:editId="7E4BCEFD">
              <wp:simplePos x="0" y="0"/>
              <wp:positionH relativeFrom="column">
                <wp:posOffset>-26035</wp:posOffset>
              </wp:positionH>
              <wp:positionV relativeFrom="paragraph">
                <wp:posOffset>252730</wp:posOffset>
              </wp:positionV>
              <wp:extent cx="5798820" cy="548640"/>
              <wp:effectExtent l="0" t="0" r="11430" b="22860"/>
              <wp:wrapNone/>
              <wp:docPr id="419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548640"/>
                        <a:chOff x="1377" y="689"/>
                        <a:chExt cx="9132" cy="864"/>
                      </a:xfrm>
                    </wpg:grpSpPr>
                    <wps:wsp>
                      <wps:cNvPr id="41998" name="Rectangle 2"/>
                      <wps:cNvSpPr>
                        <a:spLocks noChangeArrowheads="1"/>
                      </wps:cNvSpPr>
                      <wps:spPr bwMode="auto">
                        <a:xfrm>
                          <a:off x="1377" y="689"/>
                          <a:ext cx="9132" cy="864"/>
                        </a:xfrm>
                        <a:prstGeom prst="rect">
                          <a:avLst/>
                        </a:prstGeom>
                        <a:solidFill>
                          <a:srgbClr val="F21C0A"/>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41999"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21" y="724"/>
                          <a:ext cx="2115" cy="7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2.05pt;margin-top:19.9pt;width:456.6pt;height:43.2pt;z-index:251658752" coordorigin="1377,689" coordsize="9132,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">
              <v:rect id="Rectangle 2" o:spid="_x0000_s1027" style="position:absolute;left:1377;top:689;width:913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AesQA&#10;AADeAAAADwAAAGRycy9kb3ducmV2LnhtbERPPW/CMBDdK/EfrKvEVhygapqAQYCohMoEZYDtFF+T&#10;iPgcYpOEf4+HSh2f3vd82ZtKtNS40rKC8SgCQZxZXXKu4PTz9fYJwnlkjZVlUvAgB8vF4GWOqbYd&#10;H6g9+lyEEHYpKii8r1MpXVaQQTeyNXHgfm1j0AfY5FI32IVwU8lJFH1IgyWHhgJr2hSUXY93o8Dy&#10;Oc4v6+3uOtWJa/fxd2fLm1LD1341A+Gp9//iP/dOK3gfJ0n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gAHrEAAAA3gAAAA8AAAAAAAAAAAAAAAAAmAIAAGRycy9k&#10;b3ducmV2LnhtbFBLBQYAAAAABAAEAPUAAACJAwAAAAA=&#10;" fillcolor="#f21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521;top:724;width:2115;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fF83GAAAA3gAAAA8AAABkcnMvZG93bnJldi54bWxEj1trAjEUhN8L/odwBN9qVrGX3RpFBMEn&#10;wQutj4fNcbM0OVk3Udf+elMo9HGYmW+Y6bxzVlypDbVnBaNhBoK49LrmSsFhv3p+BxEiskbrmRTc&#10;KcB81nuaYqH9jbd03cVKJAiHAhWYGJtCylAachiGviFO3sm3DmOSbSV1i7cEd1aOs+xVOqw5LRhs&#10;aGmo/N5dnIIvvVmRydfHHynvb8uLs+fPF6vUoN8tPkBE6uJ/+K+91gomozzP4fdOugJy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8XzcYAAADeAAAADwAAAAAAAAAAAAAA&#10;AACfAgAAZHJzL2Rvd25yZXYueG1sUEsFBgAAAAAEAAQA9wAAAJIDAAAAAA==&#10;">
                <v:imagedata r:id="rId2" o:title=""/>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4EE03CA"/>
    <w:lvl w:ilvl="0">
      <w:start w:val="1"/>
      <w:numFmt w:val="decimal"/>
      <w:pStyle w:val="Listennummer2"/>
      <w:lvlText w:val="%1."/>
      <w:lvlJc w:val="left"/>
      <w:pPr>
        <w:tabs>
          <w:tab w:val="num" w:pos="643"/>
        </w:tabs>
        <w:ind w:left="643" w:hanging="360"/>
      </w:pPr>
    </w:lvl>
  </w:abstractNum>
  <w:abstractNum w:abstractNumId="1">
    <w:nsid w:val="FFFFFF88"/>
    <w:multiLevelType w:val="singleLevel"/>
    <w:tmpl w:val="BB4E2C60"/>
    <w:lvl w:ilvl="0">
      <w:start w:val="1"/>
      <w:numFmt w:val="decimal"/>
      <w:pStyle w:val="Listennummer"/>
      <w:lvlText w:val="%1."/>
      <w:lvlJc w:val="left"/>
      <w:pPr>
        <w:tabs>
          <w:tab w:val="num" w:pos="360"/>
        </w:tabs>
        <w:ind w:left="360" w:hanging="360"/>
      </w:pPr>
    </w:lvl>
  </w:abstractNum>
  <w:abstractNum w:abstractNumId="2">
    <w:nsid w:val="FFFFFF89"/>
    <w:multiLevelType w:val="singleLevel"/>
    <w:tmpl w:val="E5827302"/>
    <w:lvl w:ilvl="0">
      <w:start w:val="1"/>
      <w:numFmt w:val="bullet"/>
      <w:pStyle w:val="Aufzhlungszeichen"/>
      <w:lvlText w:val=""/>
      <w:lvlJc w:val="left"/>
      <w:pPr>
        <w:tabs>
          <w:tab w:val="num" w:pos="360"/>
        </w:tabs>
        <w:ind w:left="360" w:hanging="360"/>
      </w:pPr>
      <w:rPr>
        <w:rFonts w:ascii="Symbol" w:hAnsi="Symbol" w:hint="default"/>
      </w:rPr>
    </w:lvl>
  </w:abstractNum>
  <w:abstractNum w:abstractNumId="3">
    <w:nsid w:val="0BFA2FBB"/>
    <w:multiLevelType w:val="hybridMultilevel"/>
    <w:tmpl w:val="6B16A8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DC73A7A"/>
    <w:multiLevelType w:val="multilevel"/>
    <w:tmpl w:val="5366BFB6"/>
    <w:lvl w:ilvl="0">
      <w:start w:val="1"/>
      <w:numFmt w:val="decimal"/>
      <w:pStyle w:val="berschri"/>
      <w:lvlText w:val="%1."/>
      <w:lvlJc w:val="left"/>
      <w:pPr>
        <w:tabs>
          <w:tab w:val="num" w:pos="432"/>
        </w:tabs>
        <w:ind w:left="432" w:hanging="432"/>
      </w:pPr>
      <w:rPr>
        <w:rFonts w:cs="Times New Roman" w:hint="default"/>
      </w:rPr>
    </w:lvl>
    <w:lvl w:ilvl="1">
      <w:start w:val="1"/>
      <w:numFmt w:val="decimal"/>
      <w:pStyle w:val="berschri8"/>
      <w:lvlText w:val="%1.%2"/>
      <w:lvlJc w:val="left"/>
      <w:pPr>
        <w:tabs>
          <w:tab w:val="num" w:pos="576"/>
        </w:tabs>
        <w:ind w:left="576" w:hanging="576"/>
      </w:pPr>
      <w:rPr>
        <w:rFonts w:cs="Times New Roman" w:hint="default"/>
      </w:rPr>
    </w:lvl>
    <w:lvl w:ilvl="2">
      <w:start w:val="1"/>
      <w:numFmt w:val="decimal"/>
      <w:pStyle w:val="berschri7"/>
      <w:lvlText w:val="%1.%2.%3"/>
      <w:lvlJc w:val="left"/>
      <w:pPr>
        <w:tabs>
          <w:tab w:val="num" w:pos="720"/>
        </w:tabs>
        <w:ind w:left="720" w:hanging="720"/>
      </w:pPr>
      <w:rPr>
        <w:rFonts w:cs="Times New Roman" w:hint="default"/>
      </w:rPr>
    </w:lvl>
    <w:lvl w:ilvl="3">
      <w:start w:val="1"/>
      <w:numFmt w:val="decimal"/>
      <w:pStyle w:val="berschri6"/>
      <w:lvlText w:val="%1.%2.%3.%4"/>
      <w:lvlJc w:val="left"/>
      <w:pPr>
        <w:tabs>
          <w:tab w:val="num" w:pos="864"/>
        </w:tabs>
        <w:ind w:left="864" w:hanging="864"/>
      </w:pPr>
      <w:rPr>
        <w:rFonts w:cs="Times New Roman" w:hint="default"/>
      </w:rPr>
    </w:lvl>
    <w:lvl w:ilvl="4">
      <w:start w:val="1"/>
      <w:numFmt w:val="decimal"/>
      <w:pStyle w:val="berschri5"/>
      <w:lvlText w:val="%1.%2.%3.%4.%5"/>
      <w:lvlJc w:val="left"/>
      <w:pPr>
        <w:tabs>
          <w:tab w:val="num" w:pos="1008"/>
        </w:tabs>
        <w:ind w:left="1008" w:hanging="1008"/>
      </w:pPr>
      <w:rPr>
        <w:rFonts w:cs="Times New Roman" w:hint="default"/>
      </w:rPr>
    </w:lvl>
    <w:lvl w:ilvl="5">
      <w:start w:val="1"/>
      <w:numFmt w:val="decimal"/>
      <w:pStyle w:val="berschri4"/>
      <w:lvlText w:val="%1.%2.%3.%4.%5.%6"/>
      <w:lvlJc w:val="left"/>
      <w:pPr>
        <w:tabs>
          <w:tab w:val="num" w:pos="1152"/>
        </w:tabs>
        <w:ind w:left="1152" w:hanging="1152"/>
      </w:pPr>
      <w:rPr>
        <w:rFonts w:cs="Times New Roman" w:hint="default"/>
      </w:rPr>
    </w:lvl>
    <w:lvl w:ilvl="6">
      <w:start w:val="1"/>
      <w:numFmt w:val="decimal"/>
      <w:pStyle w:val="berschri3"/>
      <w:lvlText w:val="%1.%2.%3.%4.%5.%6.%7"/>
      <w:lvlJc w:val="left"/>
      <w:pPr>
        <w:tabs>
          <w:tab w:val="num" w:pos="1296"/>
        </w:tabs>
        <w:ind w:left="1296" w:hanging="1296"/>
      </w:pPr>
      <w:rPr>
        <w:rFonts w:cs="Times New Roman" w:hint="default"/>
      </w:rPr>
    </w:lvl>
    <w:lvl w:ilvl="7">
      <w:start w:val="1"/>
      <w:numFmt w:val="decimal"/>
      <w:pStyle w:val="berschri2"/>
      <w:lvlText w:val="%1.%2.%3.%4.%5.%6.%7.%8"/>
      <w:lvlJc w:val="left"/>
      <w:pPr>
        <w:tabs>
          <w:tab w:val="num" w:pos="1440"/>
        </w:tabs>
        <w:ind w:left="1440" w:hanging="1440"/>
      </w:pPr>
      <w:rPr>
        <w:rFonts w:cs="Times New Roman" w:hint="default"/>
      </w:rPr>
    </w:lvl>
    <w:lvl w:ilvl="8">
      <w:start w:val="1"/>
      <w:numFmt w:val="decimal"/>
      <w:pStyle w:val="berschri1"/>
      <w:lvlText w:val="%1.%2.%3.%4.%5.%6.%7.%8.%9"/>
      <w:lvlJc w:val="left"/>
      <w:pPr>
        <w:tabs>
          <w:tab w:val="num" w:pos="1584"/>
        </w:tabs>
        <w:ind w:left="1584" w:hanging="1584"/>
      </w:pPr>
      <w:rPr>
        <w:rFonts w:cs="Times New Roman" w:hint="default"/>
      </w:rPr>
    </w:lvl>
  </w:abstractNum>
  <w:abstractNum w:abstractNumId="5">
    <w:nsid w:val="1852494F"/>
    <w:multiLevelType w:val="hybridMultilevel"/>
    <w:tmpl w:val="444C8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4D3B13"/>
    <w:multiLevelType w:val="hybridMultilevel"/>
    <w:tmpl w:val="556EB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B755560"/>
    <w:multiLevelType w:val="hybridMultilevel"/>
    <w:tmpl w:val="1DA6F4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FF6D0D"/>
    <w:multiLevelType w:val="multilevel"/>
    <w:tmpl w:val="0360E96A"/>
    <w:lvl w:ilvl="0">
      <w:start w:val="1"/>
      <w:numFmt w:val="decimal"/>
      <w:pStyle w:val="berschrift1"/>
      <w:isLgl/>
      <w:lvlText w:val="%1."/>
      <w:lvlJc w:val="left"/>
      <w:pPr>
        <w:tabs>
          <w:tab w:val="num" w:pos="567"/>
        </w:tabs>
        <w:ind w:left="567" w:hanging="567"/>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144"/>
        </w:tabs>
        <w:ind w:left="1144" w:hanging="576"/>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3272"/>
        </w:tabs>
        <w:ind w:left="3272" w:hanging="720"/>
      </w:pPr>
      <w:rPr>
        <w:lang w:val="de-DE"/>
      </w:rPr>
    </w:lvl>
    <w:lvl w:ilvl="3">
      <w:start w:val="1"/>
      <w:numFmt w:val="decimal"/>
      <w:pStyle w:val="berschrift4"/>
      <w:lvlText w:val="%1.%2.%3.%4"/>
      <w:lvlJc w:val="left"/>
      <w:pPr>
        <w:tabs>
          <w:tab w:val="num" w:pos="5401"/>
        </w:tabs>
        <w:ind w:left="5401" w:hanging="864"/>
      </w:pPr>
      <w:rPr>
        <w:rFonts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berschrift7"/>
      <w:lvlText w:val="%1.%2.%3.%4.%5.%6.%7"/>
      <w:lvlJc w:val="left"/>
      <w:pPr>
        <w:tabs>
          <w:tab w:val="num" w:pos="1296"/>
        </w:tabs>
        <w:ind w:left="1296" w:hanging="1296"/>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9">
    <w:nsid w:val="310958FA"/>
    <w:multiLevelType w:val="hybridMultilevel"/>
    <w:tmpl w:val="85AEE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B262BC"/>
    <w:multiLevelType w:val="hybridMultilevel"/>
    <w:tmpl w:val="C7A458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4A017DE"/>
    <w:multiLevelType w:val="hybridMultilevel"/>
    <w:tmpl w:val="A732A0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8560302"/>
    <w:multiLevelType w:val="hybridMultilevel"/>
    <w:tmpl w:val="AB626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9995A2D"/>
    <w:multiLevelType w:val="hybridMultilevel"/>
    <w:tmpl w:val="5264302C"/>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14">
    <w:nsid w:val="4523161C"/>
    <w:multiLevelType w:val="hybridMultilevel"/>
    <w:tmpl w:val="C2D05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73502F3"/>
    <w:multiLevelType w:val="multilevel"/>
    <w:tmpl w:val="86DE7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4B8B5CF2"/>
    <w:multiLevelType w:val="hybridMultilevel"/>
    <w:tmpl w:val="18F27C22"/>
    <w:lvl w:ilvl="0" w:tplc="266A2D9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CD55F4C"/>
    <w:multiLevelType w:val="hybridMultilevel"/>
    <w:tmpl w:val="61241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671C7E"/>
    <w:multiLevelType w:val="hybridMultilevel"/>
    <w:tmpl w:val="7444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E20128"/>
    <w:multiLevelType w:val="hybridMultilevel"/>
    <w:tmpl w:val="2D568E58"/>
    <w:lvl w:ilvl="0" w:tplc="EDAA2B8E">
      <w:start w:val="7"/>
      <w:numFmt w:val="bullet"/>
      <w:lvlText w:val="-"/>
      <w:lvlJc w:val="left"/>
      <w:pPr>
        <w:ind w:left="720" w:hanging="360"/>
      </w:pPr>
      <w:rPr>
        <w:rFonts w:ascii="Polo" w:eastAsia="Times New Roman" w:hAnsi="Pol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702306"/>
    <w:multiLevelType w:val="hybridMultilevel"/>
    <w:tmpl w:val="C9D20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30F087F"/>
    <w:multiLevelType w:val="hybridMultilevel"/>
    <w:tmpl w:val="440E4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4C18EB"/>
    <w:multiLevelType w:val="hybridMultilevel"/>
    <w:tmpl w:val="25906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7A03D4B"/>
    <w:multiLevelType w:val="hybridMultilevel"/>
    <w:tmpl w:val="6E32D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FF356A"/>
    <w:multiLevelType w:val="hybridMultilevel"/>
    <w:tmpl w:val="D4AAFE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F706F04"/>
    <w:multiLevelType w:val="hybridMultilevel"/>
    <w:tmpl w:val="8BB89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E811DE"/>
    <w:multiLevelType w:val="hybridMultilevel"/>
    <w:tmpl w:val="1D7ECE0C"/>
    <w:lvl w:ilvl="0" w:tplc="1D7A35DC">
      <w:start w:val="1"/>
      <w:numFmt w:val="bullet"/>
      <w:lvlRestart w:val="0"/>
      <w:lvlText w:val=""/>
      <w:lvlJc w:val="left"/>
      <w:pPr>
        <w:tabs>
          <w:tab w:val="num" w:pos="357"/>
        </w:tabs>
        <w:ind w:left="357" w:hanging="357"/>
      </w:pPr>
      <w:rPr>
        <w:rFonts w:ascii="Symbol" w:hAnsi="Symbol" w:hint="default"/>
        <w:color w:val="000000" w:themeColor="text1"/>
        <w:lang w:val="en-US"/>
      </w:rPr>
    </w:lvl>
    <w:lvl w:ilvl="1" w:tplc="04070003" w:tentative="1">
      <w:start w:val="1"/>
      <w:numFmt w:val="bullet"/>
      <w:lvlText w:val="o"/>
      <w:lvlJc w:val="left"/>
      <w:pPr>
        <w:tabs>
          <w:tab w:val="num" w:pos="1440"/>
        </w:tabs>
        <w:ind w:left="1440" w:hanging="360"/>
      </w:pPr>
      <w:rPr>
        <w:rFonts w:ascii="Courier New" w:hAnsi="Courier New" w:cs="Tahoma"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731C3C50"/>
    <w:multiLevelType w:val="hybridMultilevel"/>
    <w:tmpl w:val="2B829C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E30EAB"/>
    <w:multiLevelType w:val="hybridMultilevel"/>
    <w:tmpl w:val="6B3422D8"/>
    <w:lvl w:ilvl="0" w:tplc="E32ED75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6"/>
  </w:num>
  <w:num w:numId="6">
    <w:abstractNumId w:val="2"/>
  </w:num>
  <w:num w:numId="7">
    <w:abstractNumId w:val="1"/>
  </w:num>
  <w:num w:numId="8">
    <w:abstractNumId w:val="0"/>
  </w:num>
  <w:num w:numId="9">
    <w:abstractNumId w:val="26"/>
  </w:num>
  <w:num w:numId="10">
    <w:abstractNumId w:val="21"/>
  </w:num>
  <w:num w:numId="11">
    <w:abstractNumId w:val="13"/>
  </w:num>
  <w:num w:numId="12">
    <w:abstractNumId w:val="9"/>
  </w:num>
  <w:num w:numId="13">
    <w:abstractNumId w:val="14"/>
  </w:num>
  <w:num w:numId="14">
    <w:abstractNumId w:val="27"/>
  </w:num>
  <w:num w:numId="15">
    <w:abstractNumId w:val="11"/>
  </w:num>
  <w:num w:numId="16">
    <w:abstractNumId w:val="5"/>
  </w:num>
  <w:num w:numId="17">
    <w:abstractNumId w:val="19"/>
  </w:num>
  <w:num w:numId="18">
    <w:abstractNumId w:val="10"/>
  </w:num>
  <w:num w:numId="19">
    <w:abstractNumId w:val="17"/>
  </w:num>
  <w:num w:numId="20">
    <w:abstractNumId w:val="22"/>
  </w:num>
  <w:num w:numId="21">
    <w:abstractNumId w:val="12"/>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 w:numId="38">
    <w:abstractNumId w:val="7"/>
  </w:num>
  <w:num w:numId="39">
    <w:abstractNumId w:val="23"/>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
  </w:num>
  <w:num w:numId="70">
    <w:abstractNumId w:val="3"/>
  </w:num>
  <w:num w:numId="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8"/>
  </w:num>
  <w:num w:numId="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24"/>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doNotHyphenateCaps/>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FormsSingleApp" w:val="A60DE179"/>
    <w:docVar w:name="FormsSingleForm" w:val="F60DE179W02"/>
    <w:docVar w:name="FormsSingleFormOnDocument" w:val="F60DE179W02"/>
  </w:docVars>
  <w:rsids>
    <w:rsidRoot w:val="001A5AD7"/>
    <w:rsid w:val="000000C4"/>
    <w:rsid w:val="0000113F"/>
    <w:rsid w:val="00001888"/>
    <w:rsid w:val="000022BC"/>
    <w:rsid w:val="00003358"/>
    <w:rsid w:val="000033D6"/>
    <w:rsid w:val="000033E8"/>
    <w:rsid w:val="00003B13"/>
    <w:rsid w:val="00003D35"/>
    <w:rsid w:val="00003E02"/>
    <w:rsid w:val="00004369"/>
    <w:rsid w:val="00004484"/>
    <w:rsid w:val="0000535F"/>
    <w:rsid w:val="00006463"/>
    <w:rsid w:val="000064BE"/>
    <w:rsid w:val="00006714"/>
    <w:rsid w:val="000067DE"/>
    <w:rsid w:val="000102B0"/>
    <w:rsid w:val="00012631"/>
    <w:rsid w:val="00012BD6"/>
    <w:rsid w:val="00012DCC"/>
    <w:rsid w:val="0001302D"/>
    <w:rsid w:val="000136AD"/>
    <w:rsid w:val="0001412A"/>
    <w:rsid w:val="00014BFA"/>
    <w:rsid w:val="00015F93"/>
    <w:rsid w:val="000168DB"/>
    <w:rsid w:val="0001749E"/>
    <w:rsid w:val="00017AFE"/>
    <w:rsid w:val="00017F6A"/>
    <w:rsid w:val="00020E9B"/>
    <w:rsid w:val="0002354D"/>
    <w:rsid w:val="00023806"/>
    <w:rsid w:val="00025B5B"/>
    <w:rsid w:val="00025DA4"/>
    <w:rsid w:val="00026846"/>
    <w:rsid w:val="000278C0"/>
    <w:rsid w:val="00030EC4"/>
    <w:rsid w:val="00031BD9"/>
    <w:rsid w:val="00032368"/>
    <w:rsid w:val="00032EB9"/>
    <w:rsid w:val="000332AA"/>
    <w:rsid w:val="00033492"/>
    <w:rsid w:val="00033A54"/>
    <w:rsid w:val="000349A7"/>
    <w:rsid w:val="0003543B"/>
    <w:rsid w:val="00035B40"/>
    <w:rsid w:val="000363D1"/>
    <w:rsid w:val="0003648D"/>
    <w:rsid w:val="00037292"/>
    <w:rsid w:val="00037723"/>
    <w:rsid w:val="00040DEA"/>
    <w:rsid w:val="00040F92"/>
    <w:rsid w:val="00041032"/>
    <w:rsid w:val="000418CA"/>
    <w:rsid w:val="00041EAC"/>
    <w:rsid w:val="000429EE"/>
    <w:rsid w:val="00043A3A"/>
    <w:rsid w:val="00044326"/>
    <w:rsid w:val="000443F0"/>
    <w:rsid w:val="0004473E"/>
    <w:rsid w:val="00044AD0"/>
    <w:rsid w:val="0004510C"/>
    <w:rsid w:val="00045C1C"/>
    <w:rsid w:val="00046D92"/>
    <w:rsid w:val="000471AE"/>
    <w:rsid w:val="00050A29"/>
    <w:rsid w:val="00050DF8"/>
    <w:rsid w:val="00051244"/>
    <w:rsid w:val="00051AA3"/>
    <w:rsid w:val="000524E8"/>
    <w:rsid w:val="00052A4B"/>
    <w:rsid w:val="00053110"/>
    <w:rsid w:val="00053721"/>
    <w:rsid w:val="00053D8A"/>
    <w:rsid w:val="0005482B"/>
    <w:rsid w:val="00054FDD"/>
    <w:rsid w:val="00055D04"/>
    <w:rsid w:val="00055ED5"/>
    <w:rsid w:val="000579C4"/>
    <w:rsid w:val="00057D6C"/>
    <w:rsid w:val="000607DA"/>
    <w:rsid w:val="000611BF"/>
    <w:rsid w:val="00061243"/>
    <w:rsid w:val="0006146D"/>
    <w:rsid w:val="0006288A"/>
    <w:rsid w:val="0006390E"/>
    <w:rsid w:val="000639FC"/>
    <w:rsid w:val="00064178"/>
    <w:rsid w:val="00065337"/>
    <w:rsid w:val="00066204"/>
    <w:rsid w:val="000662E4"/>
    <w:rsid w:val="0006777F"/>
    <w:rsid w:val="00067E83"/>
    <w:rsid w:val="00070D2E"/>
    <w:rsid w:val="000716D5"/>
    <w:rsid w:val="0007174C"/>
    <w:rsid w:val="00071D86"/>
    <w:rsid w:val="00071E4B"/>
    <w:rsid w:val="00071F9D"/>
    <w:rsid w:val="0007272E"/>
    <w:rsid w:val="00072CDA"/>
    <w:rsid w:val="00072D9C"/>
    <w:rsid w:val="000735FA"/>
    <w:rsid w:val="00073CAD"/>
    <w:rsid w:val="00074307"/>
    <w:rsid w:val="00074414"/>
    <w:rsid w:val="0007489A"/>
    <w:rsid w:val="00074959"/>
    <w:rsid w:val="00074EF4"/>
    <w:rsid w:val="0007632D"/>
    <w:rsid w:val="000776B4"/>
    <w:rsid w:val="000800B5"/>
    <w:rsid w:val="00080A96"/>
    <w:rsid w:val="00081C1F"/>
    <w:rsid w:val="00083574"/>
    <w:rsid w:val="000837EC"/>
    <w:rsid w:val="00083D01"/>
    <w:rsid w:val="000845C2"/>
    <w:rsid w:val="00084790"/>
    <w:rsid w:val="00084B3A"/>
    <w:rsid w:val="00084B81"/>
    <w:rsid w:val="00084DF8"/>
    <w:rsid w:val="00085CBB"/>
    <w:rsid w:val="0008655A"/>
    <w:rsid w:val="00086625"/>
    <w:rsid w:val="000868D8"/>
    <w:rsid w:val="00086D21"/>
    <w:rsid w:val="00086F3B"/>
    <w:rsid w:val="000927E6"/>
    <w:rsid w:val="00093001"/>
    <w:rsid w:val="000930CE"/>
    <w:rsid w:val="00093689"/>
    <w:rsid w:val="000937BF"/>
    <w:rsid w:val="00093EB3"/>
    <w:rsid w:val="00094862"/>
    <w:rsid w:val="00095FD6"/>
    <w:rsid w:val="000962B0"/>
    <w:rsid w:val="00097135"/>
    <w:rsid w:val="00097C8D"/>
    <w:rsid w:val="000A2071"/>
    <w:rsid w:val="000A24DA"/>
    <w:rsid w:val="000A2B17"/>
    <w:rsid w:val="000A3180"/>
    <w:rsid w:val="000A3462"/>
    <w:rsid w:val="000A4080"/>
    <w:rsid w:val="000A4D3A"/>
    <w:rsid w:val="000A557D"/>
    <w:rsid w:val="000A55EB"/>
    <w:rsid w:val="000A68A5"/>
    <w:rsid w:val="000A6DC2"/>
    <w:rsid w:val="000A764D"/>
    <w:rsid w:val="000B0363"/>
    <w:rsid w:val="000B0642"/>
    <w:rsid w:val="000B0C23"/>
    <w:rsid w:val="000B1370"/>
    <w:rsid w:val="000B17B7"/>
    <w:rsid w:val="000B2273"/>
    <w:rsid w:val="000B35FF"/>
    <w:rsid w:val="000B39DE"/>
    <w:rsid w:val="000B3D06"/>
    <w:rsid w:val="000B41C3"/>
    <w:rsid w:val="000B48E6"/>
    <w:rsid w:val="000B606D"/>
    <w:rsid w:val="000B617D"/>
    <w:rsid w:val="000B66C9"/>
    <w:rsid w:val="000B6794"/>
    <w:rsid w:val="000B67C1"/>
    <w:rsid w:val="000B6ECD"/>
    <w:rsid w:val="000C0365"/>
    <w:rsid w:val="000C05A4"/>
    <w:rsid w:val="000C08EB"/>
    <w:rsid w:val="000C10EC"/>
    <w:rsid w:val="000C1260"/>
    <w:rsid w:val="000C1788"/>
    <w:rsid w:val="000C1F6B"/>
    <w:rsid w:val="000C2A6F"/>
    <w:rsid w:val="000C7003"/>
    <w:rsid w:val="000C748D"/>
    <w:rsid w:val="000D052A"/>
    <w:rsid w:val="000D11F1"/>
    <w:rsid w:val="000D1513"/>
    <w:rsid w:val="000D43C6"/>
    <w:rsid w:val="000D5225"/>
    <w:rsid w:val="000D6452"/>
    <w:rsid w:val="000D6D58"/>
    <w:rsid w:val="000D7141"/>
    <w:rsid w:val="000D7269"/>
    <w:rsid w:val="000D7A4F"/>
    <w:rsid w:val="000D7D14"/>
    <w:rsid w:val="000E0914"/>
    <w:rsid w:val="000E14FB"/>
    <w:rsid w:val="000E2640"/>
    <w:rsid w:val="000E2E7B"/>
    <w:rsid w:val="000E42AC"/>
    <w:rsid w:val="000E45FE"/>
    <w:rsid w:val="000E53A1"/>
    <w:rsid w:val="000E7B97"/>
    <w:rsid w:val="000F03B8"/>
    <w:rsid w:val="000F0564"/>
    <w:rsid w:val="000F0BA1"/>
    <w:rsid w:val="000F1166"/>
    <w:rsid w:val="000F18A5"/>
    <w:rsid w:val="000F1DAD"/>
    <w:rsid w:val="000F2308"/>
    <w:rsid w:val="000F2877"/>
    <w:rsid w:val="000F2BD4"/>
    <w:rsid w:val="000F2C4A"/>
    <w:rsid w:val="000F300B"/>
    <w:rsid w:val="000F36D9"/>
    <w:rsid w:val="000F394C"/>
    <w:rsid w:val="000F3E29"/>
    <w:rsid w:val="000F409F"/>
    <w:rsid w:val="000F62BD"/>
    <w:rsid w:val="000F7063"/>
    <w:rsid w:val="00100B8F"/>
    <w:rsid w:val="00103F8A"/>
    <w:rsid w:val="0010450B"/>
    <w:rsid w:val="001048DD"/>
    <w:rsid w:val="00104EB4"/>
    <w:rsid w:val="001056DA"/>
    <w:rsid w:val="001065F6"/>
    <w:rsid w:val="00106FF8"/>
    <w:rsid w:val="00110221"/>
    <w:rsid w:val="0011107D"/>
    <w:rsid w:val="00111C64"/>
    <w:rsid w:val="00111FB1"/>
    <w:rsid w:val="001122EB"/>
    <w:rsid w:val="001136C5"/>
    <w:rsid w:val="00113A40"/>
    <w:rsid w:val="00113BC3"/>
    <w:rsid w:val="00114C99"/>
    <w:rsid w:val="00115E05"/>
    <w:rsid w:val="00115E65"/>
    <w:rsid w:val="00115F56"/>
    <w:rsid w:val="00116F6C"/>
    <w:rsid w:val="00120346"/>
    <w:rsid w:val="00120DBF"/>
    <w:rsid w:val="001212BA"/>
    <w:rsid w:val="00122C0E"/>
    <w:rsid w:val="00123110"/>
    <w:rsid w:val="0012329E"/>
    <w:rsid w:val="00123C45"/>
    <w:rsid w:val="00124788"/>
    <w:rsid w:val="0012496A"/>
    <w:rsid w:val="00125D9C"/>
    <w:rsid w:val="0012689E"/>
    <w:rsid w:val="00126AF6"/>
    <w:rsid w:val="00127C1F"/>
    <w:rsid w:val="00130AD5"/>
    <w:rsid w:val="001319A0"/>
    <w:rsid w:val="0013298D"/>
    <w:rsid w:val="00133D10"/>
    <w:rsid w:val="001363EB"/>
    <w:rsid w:val="00136477"/>
    <w:rsid w:val="001370AA"/>
    <w:rsid w:val="001376E0"/>
    <w:rsid w:val="00137B5E"/>
    <w:rsid w:val="00140AC1"/>
    <w:rsid w:val="00140B74"/>
    <w:rsid w:val="00141E6B"/>
    <w:rsid w:val="00143A50"/>
    <w:rsid w:val="00143ADE"/>
    <w:rsid w:val="00143E69"/>
    <w:rsid w:val="00145344"/>
    <w:rsid w:val="00145452"/>
    <w:rsid w:val="00145885"/>
    <w:rsid w:val="00145992"/>
    <w:rsid w:val="00145D34"/>
    <w:rsid w:val="00146AB1"/>
    <w:rsid w:val="001474C0"/>
    <w:rsid w:val="00150BE7"/>
    <w:rsid w:val="00151773"/>
    <w:rsid w:val="001518E3"/>
    <w:rsid w:val="00151DE9"/>
    <w:rsid w:val="00151E41"/>
    <w:rsid w:val="0015226C"/>
    <w:rsid w:val="0015275C"/>
    <w:rsid w:val="00152A98"/>
    <w:rsid w:val="00153662"/>
    <w:rsid w:val="00155A2C"/>
    <w:rsid w:val="00155FC6"/>
    <w:rsid w:val="0015624B"/>
    <w:rsid w:val="0015630C"/>
    <w:rsid w:val="0015660C"/>
    <w:rsid w:val="00156F59"/>
    <w:rsid w:val="001604BD"/>
    <w:rsid w:val="0016173F"/>
    <w:rsid w:val="00162D45"/>
    <w:rsid w:val="00162FFD"/>
    <w:rsid w:val="00164F98"/>
    <w:rsid w:val="0016595B"/>
    <w:rsid w:val="0016668F"/>
    <w:rsid w:val="00167356"/>
    <w:rsid w:val="00167FEF"/>
    <w:rsid w:val="001706AF"/>
    <w:rsid w:val="00171660"/>
    <w:rsid w:val="001716A6"/>
    <w:rsid w:val="001726AD"/>
    <w:rsid w:val="00172E6D"/>
    <w:rsid w:val="00172FC5"/>
    <w:rsid w:val="0017539B"/>
    <w:rsid w:val="00175F0F"/>
    <w:rsid w:val="00176E3A"/>
    <w:rsid w:val="0017728A"/>
    <w:rsid w:val="00177792"/>
    <w:rsid w:val="00177988"/>
    <w:rsid w:val="00177EB4"/>
    <w:rsid w:val="00177F5F"/>
    <w:rsid w:val="0018043B"/>
    <w:rsid w:val="0018045A"/>
    <w:rsid w:val="001809CA"/>
    <w:rsid w:val="00181153"/>
    <w:rsid w:val="00181510"/>
    <w:rsid w:val="00186F6E"/>
    <w:rsid w:val="001872A4"/>
    <w:rsid w:val="00187BA5"/>
    <w:rsid w:val="0019024E"/>
    <w:rsid w:val="001904EA"/>
    <w:rsid w:val="00190875"/>
    <w:rsid w:val="001908F5"/>
    <w:rsid w:val="001928DF"/>
    <w:rsid w:val="001938BD"/>
    <w:rsid w:val="00194B6A"/>
    <w:rsid w:val="00195F07"/>
    <w:rsid w:val="001979F1"/>
    <w:rsid w:val="001A0483"/>
    <w:rsid w:val="001A1DB1"/>
    <w:rsid w:val="001A55CF"/>
    <w:rsid w:val="001A5775"/>
    <w:rsid w:val="001A5AD7"/>
    <w:rsid w:val="001A5C94"/>
    <w:rsid w:val="001A6DCE"/>
    <w:rsid w:val="001A72E5"/>
    <w:rsid w:val="001A7A3B"/>
    <w:rsid w:val="001A7FFC"/>
    <w:rsid w:val="001B04C5"/>
    <w:rsid w:val="001B106D"/>
    <w:rsid w:val="001B10F2"/>
    <w:rsid w:val="001B14A2"/>
    <w:rsid w:val="001B25EC"/>
    <w:rsid w:val="001B2C44"/>
    <w:rsid w:val="001B4A62"/>
    <w:rsid w:val="001B4B86"/>
    <w:rsid w:val="001B57E1"/>
    <w:rsid w:val="001B5FB6"/>
    <w:rsid w:val="001B7276"/>
    <w:rsid w:val="001C0911"/>
    <w:rsid w:val="001C149F"/>
    <w:rsid w:val="001C1BE7"/>
    <w:rsid w:val="001C5974"/>
    <w:rsid w:val="001C5A76"/>
    <w:rsid w:val="001C60E7"/>
    <w:rsid w:val="001C6BD2"/>
    <w:rsid w:val="001D0C2A"/>
    <w:rsid w:val="001D0D85"/>
    <w:rsid w:val="001D0DB7"/>
    <w:rsid w:val="001D117D"/>
    <w:rsid w:val="001D1583"/>
    <w:rsid w:val="001D1949"/>
    <w:rsid w:val="001D227D"/>
    <w:rsid w:val="001D2BCD"/>
    <w:rsid w:val="001D2F68"/>
    <w:rsid w:val="001D3D9F"/>
    <w:rsid w:val="001D4168"/>
    <w:rsid w:val="001D4701"/>
    <w:rsid w:val="001D47FD"/>
    <w:rsid w:val="001D4893"/>
    <w:rsid w:val="001D491C"/>
    <w:rsid w:val="001D4973"/>
    <w:rsid w:val="001D6056"/>
    <w:rsid w:val="001D6CAD"/>
    <w:rsid w:val="001D7A6E"/>
    <w:rsid w:val="001D7D81"/>
    <w:rsid w:val="001E07F8"/>
    <w:rsid w:val="001E0FC7"/>
    <w:rsid w:val="001E1A4A"/>
    <w:rsid w:val="001E2752"/>
    <w:rsid w:val="001E365D"/>
    <w:rsid w:val="001E4CDC"/>
    <w:rsid w:val="001E60B7"/>
    <w:rsid w:val="001F08F0"/>
    <w:rsid w:val="001F4C34"/>
    <w:rsid w:val="001F4C6A"/>
    <w:rsid w:val="001F61E2"/>
    <w:rsid w:val="002001B8"/>
    <w:rsid w:val="00200354"/>
    <w:rsid w:val="00200B89"/>
    <w:rsid w:val="00201130"/>
    <w:rsid w:val="00201C25"/>
    <w:rsid w:val="00202248"/>
    <w:rsid w:val="0020425E"/>
    <w:rsid w:val="00204A86"/>
    <w:rsid w:val="0021074E"/>
    <w:rsid w:val="002109B8"/>
    <w:rsid w:val="0021190E"/>
    <w:rsid w:val="00213CF8"/>
    <w:rsid w:val="00214C11"/>
    <w:rsid w:val="00215897"/>
    <w:rsid w:val="0021684A"/>
    <w:rsid w:val="002176C7"/>
    <w:rsid w:val="002202FF"/>
    <w:rsid w:val="00220362"/>
    <w:rsid w:val="00220EF0"/>
    <w:rsid w:val="002211E6"/>
    <w:rsid w:val="00222E17"/>
    <w:rsid w:val="00223391"/>
    <w:rsid w:val="002234FD"/>
    <w:rsid w:val="0022407B"/>
    <w:rsid w:val="0022446F"/>
    <w:rsid w:val="002244A8"/>
    <w:rsid w:val="0022527B"/>
    <w:rsid w:val="002254A0"/>
    <w:rsid w:val="00225793"/>
    <w:rsid w:val="00225F40"/>
    <w:rsid w:val="00226AD7"/>
    <w:rsid w:val="00227325"/>
    <w:rsid w:val="00227896"/>
    <w:rsid w:val="00231241"/>
    <w:rsid w:val="00232270"/>
    <w:rsid w:val="0023320D"/>
    <w:rsid w:val="00233583"/>
    <w:rsid w:val="0023387B"/>
    <w:rsid w:val="00233D77"/>
    <w:rsid w:val="00233DA9"/>
    <w:rsid w:val="002343FC"/>
    <w:rsid w:val="00234E18"/>
    <w:rsid w:val="0023714A"/>
    <w:rsid w:val="00237554"/>
    <w:rsid w:val="00237954"/>
    <w:rsid w:val="00237B8B"/>
    <w:rsid w:val="00243367"/>
    <w:rsid w:val="00244B10"/>
    <w:rsid w:val="0024565F"/>
    <w:rsid w:val="00245A9C"/>
    <w:rsid w:val="00245AF4"/>
    <w:rsid w:val="00246CB6"/>
    <w:rsid w:val="0024712F"/>
    <w:rsid w:val="002478E2"/>
    <w:rsid w:val="0025076A"/>
    <w:rsid w:val="002522DF"/>
    <w:rsid w:val="002537DF"/>
    <w:rsid w:val="00253868"/>
    <w:rsid w:val="002539F1"/>
    <w:rsid w:val="00254C44"/>
    <w:rsid w:val="002552BB"/>
    <w:rsid w:val="0025582D"/>
    <w:rsid w:val="00255D96"/>
    <w:rsid w:val="0025625D"/>
    <w:rsid w:val="0025636A"/>
    <w:rsid w:val="0025653E"/>
    <w:rsid w:val="00256B4F"/>
    <w:rsid w:val="00257578"/>
    <w:rsid w:val="00260254"/>
    <w:rsid w:val="002602D5"/>
    <w:rsid w:val="002618DD"/>
    <w:rsid w:val="00261A73"/>
    <w:rsid w:val="00263A94"/>
    <w:rsid w:val="00264967"/>
    <w:rsid w:val="00264AF1"/>
    <w:rsid w:val="002653A8"/>
    <w:rsid w:val="00265621"/>
    <w:rsid w:val="002665EE"/>
    <w:rsid w:val="002666EA"/>
    <w:rsid w:val="00266A95"/>
    <w:rsid w:val="0026731A"/>
    <w:rsid w:val="0026786C"/>
    <w:rsid w:val="00267C9B"/>
    <w:rsid w:val="00271228"/>
    <w:rsid w:val="0027154D"/>
    <w:rsid w:val="002719D4"/>
    <w:rsid w:val="00271D6E"/>
    <w:rsid w:val="00271F94"/>
    <w:rsid w:val="00273016"/>
    <w:rsid w:val="00273D62"/>
    <w:rsid w:val="00274451"/>
    <w:rsid w:val="002745C0"/>
    <w:rsid w:val="002745C5"/>
    <w:rsid w:val="00274789"/>
    <w:rsid w:val="00274EDB"/>
    <w:rsid w:val="00274F85"/>
    <w:rsid w:val="0027593F"/>
    <w:rsid w:val="00275FC4"/>
    <w:rsid w:val="0027714B"/>
    <w:rsid w:val="00281301"/>
    <w:rsid w:val="00281FAE"/>
    <w:rsid w:val="00282828"/>
    <w:rsid w:val="00282AAE"/>
    <w:rsid w:val="00282E10"/>
    <w:rsid w:val="002850AB"/>
    <w:rsid w:val="00286B01"/>
    <w:rsid w:val="00286EC4"/>
    <w:rsid w:val="0029067F"/>
    <w:rsid w:val="00290A2E"/>
    <w:rsid w:val="0029108E"/>
    <w:rsid w:val="00291461"/>
    <w:rsid w:val="002928F5"/>
    <w:rsid w:val="00292A29"/>
    <w:rsid w:val="00292FF7"/>
    <w:rsid w:val="00293EC9"/>
    <w:rsid w:val="00294DAE"/>
    <w:rsid w:val="00295D51"/>
    <w:rsid w:val="00297185"/>
    <w:rsid w:val="00297C22"/>
    <w:rsid w:val="00297D58"/>
    <w:rsid w:val="00297E89"/>
    <w:rsid w:val="002A02DB"/>
    <w:rsid w:val="002A0E3B"/>
    <w:rsid w:val="002A24B1"/>
    <w:rsid w:val="002A3580"/>
    <w:rsid w:val="002A3713"/>
    <w:rsid w:val="002A4002"/>
    <w:rsid w:val="002A452F"/>
    <w:rsid w:val="002A5446"/>
    <w:rsid w:val="002A6E40"/>
    <w:rsid w:val="002A7A81"/>
    <w:rsid w:val="002B0168"/>
    <w:rsid w:val="002B029B"/>
    <w:rsid w:val="002B0300"/>
    <w:rsid w:val="002B0375"/>
    <w:rsid w:val="002B0A4E"/>
    <w:rsid w:val="002B1C90"/>
    <w:rsid w:val="002B25C0"/>
    <w:rsid w:val="002B2625"/>
    <w:rsid w:val="002B2730"/>
    <w:rsid w:val="002B27CC"/>
    <w:rsid w:val="002B3319"/>
    <w:rsid w:val="002B384C"/>
    <w:rsid w:val="002B4227"/>
    <w:rsid w:val="002B6403"/>
    <w:rsid w:val="002C0942"/>
    <w:rsid w:val="002C0A2F"/>
    <w:rsid w:val="002C10EE"/>
    <w:rsid w:val="002C1345"/>
    <w:rsid w:val="002C234E"/>
    <w:rsid w:val="002C31FE"/>
    <w:rsid w:val="002C4268"/>
    <w:rsid w:val="002C70AF"/>
    <w:rsid w:val="002C72AE"/>
    <w:rsid w:val="002C7770"/>
    <w:rsid w:val="002D010F"/>
    <w:rsid w:val="002D0313"/>
    <w:rsid w:val="002D07D4"/>
    <w:rsid w:val="002D0CD4"/>
    <w:rsid w:val="002D1C1E"/>
    <w:rsid w:val="002D273D"/>
    <w:rsid w:val="002D292A"/>
    <w:rsid w:val="002D38B2"/>
    <w:rsid w:val="002D38E5"/>
    <w:rsid w:val="002D3FB7"/>
    <w:rsid w:val="002D4743"/>
    <w:rsid w:val="002D71DC"/>
    <w:rsid w:val="002D77F9"/>
    <w:rsid w:val="002D7927"/>
    <w:rsid w:val="002E0687"/>
    <w:rsid w:val="002E1017"/>
    <w:rsid w:val="002E1479"/>
    <w:rsid w:val="002E3CB6"/>
    <w:rsid w:val="002E40FD"/>
    <w:rsid w:val="002E711B"/>
    <w:rsid w:val="002E741C"/>
    <w:rsid w:val="002E7B67"/>
    <w:rsid w:val="002F0016"/>
    <w:rsid w:val="002F0729"/>
    <w:rsid w:val="002F1041"/>
    <w:rsid w:val="002F1A3C"/>
    <w:rsid w:val="002F207B"/>
    <w:rsid w:val="002F241D"/>
    <w:rsid w:val="002F3B03"/>
    <w:rsid w:val="002F3DA1"/>
    <w:rsid w:val="002F42D8"/>
    <w:rsid w:val="002F4D8B"/>
    <w:rsid w:val="002F5B2F"/>
    <w:rsid w:val="002F5DDD"/>
    <w:rsid w:val="002F6291"/>
    <w:rsid w:val="002F691D"/>
    <w:rsid w:val="002F719C"/>
    <w:rsid w:val="002F7810"/>
    <w:rsid w:val="00301239"/>
    <w:rsid w:val="003014F8"/>
    <w:rsid w:val="00302322"/>
    <w:rsid w:val="00303033"/>
    <w:rsid w:val="00303ED9"/>
    <w:rsid w:val="003049AD"/>
    <w:rsid w:val="00305376"/>
    <w:rsid w:val="00305657"/>
    <w:rsid w:val="0030688A"/>
    <w:rsid w:val="00306DCC"/>
    <w:rsid w:val="00307427"/>
    <w:rsid w:val="00307BE3"/>
    <w:rsid w:val="00310BF1"/>
    <w:rsid w:val="00310C1B"/>
    <w:rsid w:val="003119B0"/>
    <w:rsid w:val="00311DC3"/>
    <w:rsid w:val="00313ADA"/>
    <w:rsid w:val="00313C64"/>
    <w:rsid w:val="00315998"/>
    <w:rsid w:val="00315F9B"/>
    <w:rsid w:val="0031708D"/>
    <w:rsid w:val="0031743D"/>
    <w:rsid w:val="00317A13"/>
    <w:rsid w:val="00317FCD"/>
    <w:rsid w:val="003202DD"/>
    <w:rsid w:val="00320B6C"/>
    <w:rsid w:val="00322D13"/>
    <w:rsid w:val="003230C0"/>
    <w:rsid w:val="003235CD"/>
    <w:rsid w:val="00324AF1"/>
    <w:rsid w:val="00324FFC"/>
    <w:rsid w:val="003259D5"/>
    <w:rsid w:val="0032679A"/>
    <w:rsid w:val="00326EED"/>
    <w:rsid w:val="00327184"/>
    <w:rsid w:val="00327E8C"/>
    <w:rsid w:val="0033004E"/>
    <w:rsid w:val="00330843"/>
    <w:rsid w:val="00331A4A"/>
    <w:rsid w:val="00332535"/>
    <w:rsid w:val="0033282D"/>
    <w:rsid w:val="00332830"/>
    <w:rsid w:val="00332C12"/>
    <w:rsid w:val="003339D4"/>
    <w:rsid w:val="00335081"/>
    <w:rsid w:val="00335B83"/>
    <w:rsid w:val="003372FF"/>
    <w:rsid w:val="003374AB"/>
    <w:rsid w:val="0033770C"/>
    <w:rsid w:val="00337A1B"/>
    <w:rsid w:val="00337B6B"/>
    <w:rsid w:val="003401AC"/>
    <w:rsid w:val="00341391"/>
    <w:rsid w:val="003416FC"/>
    <w:rsid w:val="003423E9"/>
    <w:rsid w:val="00342E19"/>
    <w:rsid w:val="00343830"/>
    <w:rsid w:val="00344751"/>
    <w:rsid w:val="00344AAF"/>
    <w:rsid w:val="00344D9A"/>
    <w:rsid w:val="0034659E"/>
    <w:rsid w:val="00346A5C"/>
    <w:rsid w:val="00346D7A"/>
    <w:rsid w:val="0034728D"/>
    <w:rsid w:val="003472CD"/>
    <w:rsid w:val="00347EDF"/>
    <w:rsid w:val="0035262F"/>
    <w:rsid w:val="00353BF6"/>
    <w:rsid w:val="00354027"/>
    <w:rsid w:val="003541FF"/>
    <w:rsid w:val="00354F70"/>
    <w:rsid w:val="003565BC"/>
    <w:rsid w:val="00356DB6"/>
    <w:rsid w:val="00356F13"/>
    <w:rsid w:val="00357198"/>
    <w:rsid w:val="00357359"/>
    <w:rsid w:val="0035786B"/>
    <w:rsid w:val="00357BC3"/>
    <w:rsid w:val="0036071C"/>
    <w:rsid w:val="00361AEE"/>
    <w:rsid w:val="00361FDA"/>
    <w:rsid w:val="00363356"/>
    <w:rsid w:val="00363B91"/>
    <w:rsid w:val="00363BEA"/>
    <w:rsid w:val="00363C25"/>
    <w:rsid w:val="00364A64"/>
    <w:rsid w:val="00365908"/>
    <w:rsid w:val="003704BD"/>
    <w:rsid w:val="00371333"/>
    <w:rsid w:val="00373675"/>
    <w:rsid w:val="00373807"/>
    <w:rsid w:val="00374086"/>
    <w:rsid w:val="003748BD"/>
    <w:rsid w:val="00374BE5"/>
    <w:rsid w:val="00375761"/>
    <w:rsid w:val="0037663B"/>
    <w:rsid w:val="00376AE6"/>
    <w:rsid w:val="00376FE8"/>
    <w:rsid w:val="00377029"/>
    <w:rsid w:val="0037787B"/>
    <w:rsid w:val="00377CD5"/>
    <w:rsid w:val="00380CB6"/>
    <w:rsid w:val="0038230D"/>
    <w:rsid w:val="00383111"/>
    <w:rsid w:val="00383A3A"/>
    <w:rsid w:val="00383CD0"/>
    <w:rsid w:val="00383D1F"/>
    <w:rsid w:val="00384304"/>
    <w:rsid w:val="00384439"/>
    <w:rsid w:val="00385B24"/>
    <w:rsid w:val="00386C44"/>
    <w:rsid w:val="0038785F"/>
    <w:rsid w:val="00387B9D"/>
    <w:rsid w:val="00387DC6"/>
    <w:rsid w:val="0039076A"/>
    <w:rsid w:val="00390913"/>
    <w:rsid w:val="00390BE3"/>
    <w:rsid w:val="00391A65"/>
    <w:rsid w:val="00391B5C"/>
    <w:rsid w:val="00392C5B"/>
    <w:rsid w:val="003941C8"/>
    <w:rsid w:val="00394548"/>
    <w:rsid w:val="00394B1F"/>
    <w:rsid w:val="00394CED"/>
    <w:rsid w:val="00396D46"/>
    <w:rsid w:val="0039750D"/>
    <w:rsid w:val="00397E02"/>
    <w:rsid w:val="003A137A"/>
    <w:rsid w:val="003A1CFC"/>
    <w:rsid w:val="003A1D1A"/>
    <w:rsid w:val="003A3BF5"/>
    <w:rsid w:val="003A421C"/>
    <w:rsid w:val="003A4342"/>
    <w:rsid w:val="003A5B3C"/>
    <w:rsid w:val="003A64B5"/>
    <w:rsid w:val="003A669C"/>
    <w:rsid w:val="003A6E88"/>
    <w:rsid w:val="003B05DF"/>
    <w:rsid w:val="003B1688"/>
    <w:rsid w:val="003B5CE2"/>
    <w:rsid w:val="003B5ECF"/>
    <w:rsid w:val="003B60AC"/>
    <w:rsid w:val="003B6479"/>
    <w:rsid w:val="003B6CEA"/>
    <w:rsid w:val="003B7326"/>
    <w:rsid w:val="003B782E"/>
    <w:rsid w:val="003C143F"/>
    <w:rsid w:val="003C2F39"/>
    <w:rsid w:val="003C2FB9"/>
    <w:rsid w:val="003C340D"/>
    <w:rsid w:val="003C3503"/>
    <w:rsid w:val="003C375C"/>
    <w:rsid w:val="003C387B"/>
    <w:rsid w:val="003C457B"/>
    <w:rsid w:val="003C591E"/>
    <w:rsid w:val="003C5BB8"/>
    <w:rsid w:val="003C5E41"/>
    <w:rsid w:val="003C653F"/>
    <w:rsid w:val="003C75CD"/>
    <w:rsid w:val="003C77D0"/>
    <w:rsid w:val="003D06A2"/>
    <w:rsid w:val="003D0B99"/>
    <w:rsid w:val="003D11CC"/>
    <w:rsid w:val="003D1248"/>
    <w:rsid w:val="003D1A56"/>
    <w:rsid w:val="003D20E1"/>
    <w:rsid w:val="003D219F"/>
    <w:rsid w:val="003D382F"/>
    <w:rsid w:val="003D3E96"/>
    <w:rsid w:val="003D5715"/>
    <w:rsid w:val="003D67FD"/>
    <w:rsid w:val="003D71E1"/>
    <w:rsid w:val="003D7B3A"/>
    <w:rsid w:val="003D7CE0"/>
    <w:rsid w:val="003E1047"/>
    <w:rsid w:val="003E2BCB"/>
    <w:rsid w:val="003E2DA8"/>
    <w:rsid w:val="003E34A7"/>
    <w:rsid w:val="003E49AB"/>
    <w:rsid w:val="003E49FE"/>
    <w:rsid w:val="003E5421"/>
    <w:rsid w:val="003E6978"/>
    <w:rsid w:val="003E7892"/>
    <w:rsid w:val="003E7B69"/>
    <w:rsid w:val="003F0B7D"/>
    <w:rsid w:val="003F1294"/>
    <w:rsid w:val="003F1C93"/>
    <w:rsid w:val="003F247E"/>
    <w:rsid w:val="003F2FE0"/>
    <w:rsid w:val="003F3106"/>
    <w:rsid w:val="003F3542"/>
    <w:rsid w:val="003F43FE"/>
    <w:rsid w:val="003F6FB3"/>
    <w:rsid w:val="003F7AAC"/>
    <w:rsid w:val="003F7F2A"/>
    <w:rsid w:val="00400F20"/>
    <w:rsid w:val="00400F92"/>
    <w:rsid w:val="00403281"/>
    <w:rsid w:val="00404834"/>
    <w:rsid w:val="004050A6"/>
    <w:rsid w:val="00405502"/>
    <w:rsid w:val="004056D6"/>
    <w:rsid w:val="00405BB7"/>
    <w:rsid w:val="00405CC7"/>
    <w:rsid w:val="00406F11"/>
    <w:rsid w:val="004109F3"/>
    <w:rsid w:val="004119FB"/>
    <w:rsid w:val="0041291B"/>
    <w:rsid w:val="00412ECE"/>
    <w:rsid w:val="0041367D"/>
    <w:rsid w:val="00413E9C"/>
    <w:rsid w:val="00414131"/>
    <w:rsid w:val="004150DB"/>
    <w:rsid w:val="00415D7A"/>
    <w:rsid w:val="004162FB"/>
    <w:rsid w:val="004164B2"/>
    <w:rsid w:val="004166F8"/>
    <w:rsid w:val="004168C3"/>
    <w:rsid w:val="0041762A"/>
    <w:rsid w:val="00417F2B"/>
    <w:rsid w:val="00420041"/>
    <w:rsid w:val="00422270"/>
    <w:rsid w:val="00422FD2"/>
    <w:rsid w:val="00423047"/>
    <w:rsid w:val="0042364E"/>
    <w:rsid w:val="004243EF"/>
    <w:rsid w:val="00425809"/>
    <w:rsid w:val="00426045"/>
    <w:rsid w:val="004261C3"/>
    <w:rsid w:val="004269A4"/>
    <w:rsid w:val="00427788"/>
    <w:rsid w:val="0042799E"/>
    <w:rsid w:val="00431694"/>
    <w:rsid w:val="0043181B"/>
    <w:rsid w:val="004342D8"/>
    <w:rsid w:val="0043465F"/>
    <w:rsid w:val="00436032"/>
    <w:rsid w:val="0043641C"/>
    <w:rsid w:val="0043642C"/>
    <w:rsid w:val="00436BE6"/>
    <w:rsid w:val="00437B81"/>
    <w:rsid w:val="00440267"/>
    <w:rsid w:val="004409CB"/>
    <w:rsid w:val="0044137A"/>
    <w:rsid w:val="004415F1"/>
    <w:rsid w:val="00441A50"/>
    <w:rsid w:val="00441AB0"/>
    <w:rsid w:val="00441D1F"/>
    <w:rsid w:val="004438AC"/>
    <w:rsid w:val="00443BE1"/>
    <w:rsid w:val="004441DA"/>
    <w:rsid w:val="00446678"/>
    <w:rsid w:val="00450D0C"/>
    <w:rsid w:val="00450FA1"/>
    <w:rsid w:val="00451302"/>
    <w:rsid w:val="00451814"/>
    <w:rsid w:val="00452519"/>
    <w:rsid w:val="00452B27"/>
    <w:rsid w:val="00453250"/>
    <w:rsid w:val="00453BC5"/>
    <w:rsid w:val="004543FD"/>
    <w:rsid w:val="004545CC"/>
    <w:rsid w:val="00455FD8"/>
    <w:rsid w:val="0045634E"/>
    <w:rsid w:val="0045699E"/>
    <w:rsid w:val="00457F57"/>
    <w:rsid w:val="0046089F"/>
    <w:rsid w:val="00460E41"/>
    <w:rsid w:val="00461264"/>
    <w:rsid w:val="00461370"/>
    <w:rsid w:val="00462446"/>
    <w:rsid w:val="00462F29"/>
    <w:rsid w:val="00462F67"/>
    <w:rsid w:val="00463173"/>
    <w:rsid w:val="004635C3"/>
    <w:rsid w:val="00463729"/>
    <w:rsid w:val="00464C0C"/>
    <w:rsid w:val="00465526"/>
    <w:rsid w:val="004662CF"/>
    <w:rsid w:val="00467F5D"/>
    <w:rsid w:val="004707F4"/>
    <w:rsid w:val="00470AB3"/>
    <w:rsid w:val="00471C72"/>
    <w:rsid w:val="004730EA"/>
    <w:rsid w:val="00473C6E"/>
    <w:rsid w:val="004747B3"/>
    <w:rsid w:val="0047482D"/>
    <w:rsid w:val="0047523D"/>
    <w:rsid w:val="004756D1"/>
    <w:rsid w:val="00476363"/>
    <w:rsid w:val="004770B8"/>
    <w:rsid w:val="00477976"/>
    <w:rsid w:val="004802F4"/>
    <w:rsid w:val="00481006"/>
    <w:rsid w:val="00481EF9"/>
    <w:rsid w:val="004849E8"/>
    <w:rsid w:val="00484D44"/>
    <w:rsid w:val="00485861"/>
    <w:rsid w:val="00485D56"/>
    <w:rsid w:val="00486505"/>
    <w:rsid w:val="00486E79"/>
    <w:rsid w:val="0048742A"/>
    <w:rsid w:val="00490098"/>
    <w:rsid w:val="00490FD3"/>
    <w:rsid w:val="00492068"/>
    <w:rsid w:val="004936F1"/>
    <w:rsid w:val="0049464F"/>
    <w:rsid w:val="00495734"/>
    <w:rsid w:val="00495DDB"/>
    <w:rsid w:val="00496146"/>
    <w:rsid w:val="00496989"/>
    <w:rsid w:val="00496E41"/>
    <w:rsid w:val="00497511"/>
    <w:rsid w:val="004A06F9"/>
    <w:rsid w:val="004A0843"/>
    <w:rsid w:val="004A0F49"/>
    <w:rsid w:val="004A14E0"/>
    <w:rsid w:val="004A22E0"/>
    <w:rsid w:val="004A2C94"/>
    <w:rsid w:val="004A404D"/>
    <w:rsid w:val="004A5FC8"/>
    <w:rsid w:val="004A6648"/>
    <w:rsid w:val="004A6917"/>
    <w:rsid w:val="004B0813"/>
    <w:rsid w:val="004B1F6B"/>
    <w:rsid w:val="004B42BD"/>
    <w:rsid w:val="004B4B0F"/>
    <w:rsid w:val="004B4F7E"/>
    <w:rsid w:val="004B51E0"/>
    <w:rsid w:val="004B607B"/>
    <w:rsid w:val="004B65E0"/>
    <w:rsid w:val="004C1BD1"/>
    <w:rsid w:val="004C22C0"/>
    <w:rsid w:val="004C2DB6"/>
    <w:rsid w:val="004C2F9C"/>
    <w:rsid w:val="004C3238"/>
    <w:rsid w:val="004C36C7"/>
    <w:rsid w:val="004C5B2B"/>
    <w:rsid w:val="004C6283"/>
    <w:rsid w:val="004C73EA"/>
    <w:rsid w:val="004D0975"/>
    <w:rsid w:val="004D0D39"/>
    <w:rsid w:val="004D15DF"/>
    <w:rsid w:val="004D190F"/>
    <w:rsid w:val="004D25C6"/>
    <w:rsid w:val="004D270E"/>
    <w:rsid w:val="004D40CA"/>
    <w:rsid w:val="004D49FE"/>
    <w:rsid w:val="004D4D1D"/>
    <w:rsid w:val="004D58AA"/>
    <w:rsid w:val="004D5C41"/>
    <w:rsid w:val="004D604D"/>
    <w:rsid w:val="004E00AF"/>
    <w:rsid w:val="004E095D"/>
    <w:rsid w:val="004E1809"/>
    <w:rsid w:val="004E1B60"/>
    <w:rsid w:val="004E1F3E"/>
    <w:rsid w:val="004E28C9"/>
    <w:rsid w:val="004E3170"/>
    <w:rsid w:val="004E32CF"/>
    <w:rsid w:val="004E4184"/>
    <w:rsid w:val="004E4462"/>
    <w:rsid w:val="004E5EC9"/>
    <w:rsid w:val="004E5F42"/>
    <w:rsid w:val="004E76F2"/>
    <w:rsid w:val="004F0797"/>
    <w:rsid w:val="004F0CF3"/>
    <w:rsid w:val="004F2C41"/>
    <w:rsid w:val="004F32FA"/>
    <w:rsid w:val="004F3DFE"/>
    <w:rsid w:val="004F42C9"/>
    <w:rsid w:val="004F4517"/>
    <w:rsid w:val="004F5087"/>
    <w:rsid w:val="004F5737"/>
    <w:rsid w:val="004F587F"/>
    <w:rsid w:val="004F5F00"/>
    <w:rsid w:val="004F67B0"/>
    <w:rsid w:val="004F6BB8"/>
    <w:rsid w:val="00500DAC"/>
    <w:rsid w:val="0050150B"/>
    <w:rsid w:val="00501C27"/>
    <w:rsid w:val="00502065"/>
    <w:rsid w:val="0050231E"/>
    <w:rsid w:val="00502A75"/>
    <w:rsid w:val="005038F4"/>
    <w:rsid w:val="00504AB0"/>
    <w:rsid w:val="00504B4A"/>
    <w:rsid w:val="005053A5"/>
    <w:rsid w:val="00505FF4"/>
    <w:rsid w:val="005077E8"/>
    <w:rsid w:val="00510F6C"/>
    <w:rsid w:val="005114E7"/>
    <w:rsid w:val="005117A0"/>
    <w:rsid w:val="00512557"/>
    <w:rsid w:val="0051260D"/>
    <w:rsid w:val="0051294D"/>
    <w:rsid w:val="00512D83"/>
    <w:rsid w:val="00513141"/>
    <w:rsid w:val="00514092"/>
    <w:rsid w:val="005149F7"/>
    <w:rsid w:val="00514ADE"/>
    <w:rsid w:val="00515C62"/>
    <w:rsid w:val="005168EA"/>
    <w:rsid w:val="005169D7"/>
    <w:rsid w:val="00517BD6"/>
    <w:rsid w:val="00517FA4"/>
    <w:rsid w:val="00517FF2"/>
    <w:rsid w:val="00520F67"/>
    <w:rsid w:val="0052101E"/>
    <w:rsid w:val="0052147D"/>
    <w:rsid w:val="0052175D"/>
    <w:rsid w:val="00525BB8"/>
    <w:rsid w:val="00525BE7"/>
    <w:rsid w:val="0052622B"/>
    <w:rsid w:val="00527236"/>
    <w:rsid w:val="00530B5F"/>
    <w:rsid w:val="00532449"/>
    <w:rsid w:val="005329C7"/>
    <w:rsid w:val="005336FF"/>
    <w:rsid w:val="00533ADC"/>
    <w:rsid w:val="00534130"/>
    <w:rsid w:val="00534280"/>
    <w:rsid w:val="0053453C"/>
    <w:rsid w:val="0053469A"/>
    <w:rsid w:val="005347AF"/>
    <w:rsid w:val="005358DB"/>
    <w:rsid w:val="005358EE"/>
    <w:rsid w:val="005359FA"/>
    <w:rsid w:val="00536418"/>
    <w:rsid w:val="005364A1"/>
    <w:rsid w:val="00536C47"/>
    <w:rsid w:val="00536EC1"/>
    <w:rsid w:val="005370A0"/>
    <w:rsid w:val="00537881"/>
    <w:rsid w:val="0054249A"/>
    <w:rsid w:val="00542D36"/>
    <w:rsid w:val="005433F5"/>
    <w:rsid w:val="00543A46"/>
    <w:rsid w:val="0054426A"/>
    <w:rsid w:val="0054643C"/>
    <w:rsid w:val="00546C74"/>
    <w:rsid w:val="00546D0E"/>
    <w:rsid w:val="005470DB"/>
    <w:rsid w:val="005505E3"/>
    <w:rsid w:val="00550638"/>
    <w:rsid w:val="00550E38"/>
    <w:rsid w:val="005511C8"/>
    <w:rsid w:val="005518E5"/>
    <w:rsid w:val="00551D1C"/>
    <w:rsid w:val="00551E65"/>
    <w:rsid w:val="005534FC"/>
    <w:rsid w:val="00553F2D"/>
    <w:rsid w:val="0055422F"/>
    <w:rsid w:val="00554788"/>
    <w:rsid w:val="00555A18"/>
    <w:rsid w:val="0055730A"/>
    <w:rsid w:val="005574CE"/>
    <w:rsid w:val="0055797A"/>
    <w:rsid w:val="00561C38"/>
    <w:rsid w:val="00562682"/>
    <w:rsid w:val="00562A03"/>
    <w:rsid w:val="0056313C"/>
    <w:rsid w:val="005640AD"/>
    <w:rsid w:val="00565589"/>
    <w:rsid w:val="00565B9B"/>
    <w:rsid w:val="00565F41"/>
    <w:rsid w:val="00566BF0"/>
    <w:rsid w:val="00567FA9"/>
    <w:rsid w:val="005704F9"/>
    <w:rsid w:val="00570E21"/>
    <w:rsid w:val="00571B96"/>
    <w:rsid w:val="005723C7"/>
    <w:rsid w:val="00574344"/>
    <w:rsid w:val="005750A6"/>
    <w:rsid w:val="0057665A"/>
    <w:rsid w:val="0058013E"/>
    <w:rsid w:val="005815EF"/>
    <w:rsid w:val="00581BB2"/>
    <w:rsid w:val="00581CEA"/>
    <w:rsid w:val="00582A54"/>
    <w:rsid w:val="00582F61"/>
    <w:rsid w:val="00583584"/>
    <w:rsid w:val="00583B00"/>
    <w:rsid w:val="00584062"/>
    <w:rsid w:val="005847A8"/>
    <w:rsid w:val="00584AA1"/>
    <w:rsid w:val="005878B3"/>
    <w:rsid w:val="00590110"/>
    <w:rsid w:val="00590498"/>
    <w:rsid w:val="0059066F"/>
    <w:rsid w:val="005906EC"/>
    <w:rsid w:val="00590A89"/>
    <w:rsid w:val="005917DC"/>
    <w:rsid w:val="005918A1"/>
    <w:rsid w:val="00591E1A"/>
    <w:rsid w:val="00591FDE"/>
    <w:rsid w:val="005920C3"/>
    <w:rsid w:val="00592166"/>
    <w:rsid w:val="00592F76"/>
    <w:rsid w:val="00593FDA"/>
    <w:rsid w:val="00595368"/>
    <w:rsid w:val="0059546A"/>
    <w:rsid w:val="005958BE"/>
    <w:rsid w:val="00595B66"/>
    <w:rsid w:val="00595F8F"/>
    <w:rsid w:val="00596AAD"/>
    <w:rsid w:val="005A134B"/>
    <w:rsid w:val="005A217E"/>
    <w:rsid w:val="005A2A28"/>
    <w:rsid w:val="005A2EFD"/>
    <w:rsid w:val="005A368D"/>
    <w:rsid w:val="005A4D3F"/>
    <w:rsid w:val="005A5BE5"/>
    <w:rsid w:val="005A5E93"/>
    <w:rsid w:val="005A674A"/>
    <w:rsid w:val="005A6CB5"/>
    <w:rsid w:val="005A7567"/>
    <w:rsid w:val="005B02F0"/>
    <w:rsid w:val="005B11FA"/>
    <w:rsid w:val="005B16B8"/>
    <w:rsid w:val="005B1786"/>
    <w:rsid w:val="005B1F91"/>
    <w:rsid w:val="005B3C0F"/>
    <w:rsid w:val="005B45D8"/>
    <w:rsid w:val="005B48EE"/>
    <w:rsid w:val="005B5396"/>
    <w:rsid w:val="005B59BA"/>
    <w:rsid w:val="005B5A63"/>
    <w:rsid w:val="005B5CB3"/>
    <w:rsid w:val="005B5D40"/>
    <w:rsid w:val="005B5E44"/>
    <w:rsid w:val="005B61BC"/>
    <w:rsid w:val="005B6A3B"/>
    <w:rsid w:val="005B6E04"/>
    <w:rsid w:val="005B7428"/>
    <w:rsid w:val="005B7F1B"/>
    <w:rsid w:val="005C011B"/>
    <w:rsid w:val="005C0E73"/>
    <w:rsid w:val="005C2605"/>
    <w:rsid w:val="005C2830"/>
    <w:rsid w:val="005C2A9A"/>
    <w:rsid w:val="005C2F92"/>
    <w:rsid w:val="005C3817"/>
    <w:rsid w:val="005C405A"/>
    <w:rsid w:val="005C4EAF"/>
    <w:rsid w:val="005C4F9B"/>
    <w:rsid w:val="005C5A89"/>
    <w:rsid w:val="005C5BA8"/>
    <w:rsid w:val="005C7066"/>
    <w:rsid w:val="005C7486"/>
    <w:rsid w:val="005C7E8E"/>
    <w:rsid w:val="005D0A6F"/>
    <w:rsid w:val="005D0DF0"/>
    <w:rsid w:val="005D0EEF"/>
    <w:rsid w:val="005D36A2"/>
    <w:rsid w:val="005D4EFC"/>
    <w:rsid w:val="005D50FC"/>
    <w:rsid w:val="005D67A2"/>
    <w:rsid w:val="005D682A"/>
    <w:rsid w:val="005D6959"/>
    <w:rsid w:val="005D73F6"/>
    <w:rsid w:val="005E174A"/>
    <w:rsid w:val="005E18A0"/>
    <w:rsid w:val="005E3113"/>
    <w:rsid w:val="005E47C3"/>
    <w:rsid w:val="005E56DC"/>
    <w:rsid w:val="005E5FBA"/>
    <w:rsid w:val="005E655C"/>
    <w:rsid w:val="005E6C0F"/>
    <w:rsid w:val="005F147B"/>
    <w:rsid w:val="005F1650"/>
    <w:rsid w:val="005F2401"/>
    <w:rsid w:val="005F26E6"/>
    <w:rsid w:val="005F412F"/>
    <w:rsid w:val="005F4947"/>
    <w:rsid w:val="005F4EFB"/>
    <w:rsid w:val="005F6431"/>
    <w:rsid w:val="005F6D3C"/>
    <w:rsid w:val="005F6E74"/>
    <w:rsid w:val="005F71F7"/>
    <w:rsid w:val="005F75F1"/>
    <w:rsid w:val="005F7860"/>
    <w:rsid w:val="005F7BDE"/>
    <w:rsid w:val="006019ED"/>
    <w:rsid w:val="00602A27"/>
    <w:rsid w:val="006051FC"/>
    <w:rsid w:val="00605820"/>
    <w:rsid w:val="00605EB4"/>
    <w:rsid w:val="00605F66"/>
    <w:rsid w:val="00607D7B"/>
    <w:rsid w:val="00607FD9"/>
    <w:rsid w:val="00610D8B"/>
    <w:rsid w:val="00610DED"/>
    <w:rsid w:val="00610FE7"/>
    <w:rsid w:val="00611220"/>
    <w:rsid w:val="00612872"/>
    <w:rsid w:val="006128FC"/>
    <w:rsid w:val="00612EF7"/>
    <w:rsid w:val="00613196"/>
    <w:rsid w:val="0061373D"/>
    <w:rsid w:val="00614127"/>
    <w:rsid w:val="00614A94"/>
    <w:rsid w:val="00614E89"/>
    <w:rsid w:val="006152F9"/>
    <w:rsid w:val="006156A7"/>
    <w:rsid w:val="006165AC"/>
    <w:rsid w:val="00617247"/>
    <w:rsid w:val="00617BAA"/>
    <w:rsid w:val="00617D41"/>
    <w:rsid w:val="006204D1"/>
    <w:rsid w:val="00621543"/>
    <w:rsid w:val="006218C7"/>
    <w:rsid w:val="00623EEF"/>
    <w:rsid w:val="00623FC9"/>
    <w:rsid w:val="00624316"/>
    <w:rsid w:val="00630890"/>
    <w:rsid w:val="00631D66"/>
    <w:rsid w:val="006327EA"/>
    <w:rsid w:val="00633A6A"/>
    <w:rsid w:val="00633AA7"/>
    <w:rsid w:val="00633D19"/>
    <w:rsid w:val="00634576"/>
    <w:rsid w:val="006359A7"/>
    <w:rsid w:val="00635BCA"/>
    <w:rsid w:val="006423BA"/>
    <w:rsid w:val="00642B3A"/>
    <w:rsid w:val="00643961"/>
    <w:rsid w:val="00643ACA"/>
    <w:rsid w:val="0064428B"/>
    <w:rsid w:val="0064455F"/>
    <w:rsid w:val="00644B43"/>
    <w:rsid w:val="0064519F"/>
    <w:rsid w:val="00647B5F"/>
    <w:rsid w:val="00647CD6"/>
    <w:rsid w:val="006507AC"/>
    <w:rsid w:val="006512A2"/>
    <w:rsid w:val="00651A7D"/>
    <w:rsid w:val="00652187"/>
    <w:rsid w:val="00652A1C"/>
    <w:rsid w:val="00652EE6"/>
    <w:rsid w:val="00653AC8"/>
    <w:rsid w:val="00653B90"/>
    <w:rsid w:val="006552A9"/>
    <w:rsid w:val="006556C9"/>
    <w:rsid w:val="00655796"/>
    <w:rsid w:val="006557BD"/>
    <w:rsid w:val="006561DA"/>
    <w:rsid w:val="00656B4D"/>
    <w:rsid w:val="00656C4B"/>
    <w:rsid w:val="00656F16"/>
    <w:rsid w:val="006574FF"/>
    <w:rsid w:val="00657607"/>
    <w:rsid w:val="00657738"/>
    <w:rsid w:val="00657A0D"/>
    <w:rsid w:val="00657CC1"/>
    <w:rsid w:val="0066034C"/>
    <w:rsid w:val="00661B72"/>
    <w:rsid w:val="0066223A"/>
    <w:rsid w:val="00662515"/>
    <w:rsid w:val="00662972"/>
    <w:rsid w:val="006631A5"/>
    <w:rsid w:val="00663EBE"/>
    <w:rsid w:val="00664ADC"/>
    <w:rsid w:val="006651B8"/>
    <w:rsid w:val="00665394"/>
    <w:rsid w:val="0066689E"/>
    <w:rsid w:val="00667C84"/>
    <w:rsid w:val="006718FB"/>
    <w:rsid w:val="00673230"/>
    <w:rsid w:val="00674764"/>
    <w:rsid w:val="006768EE"/>
    <w:rsid w:val="00680093"/>
    <w:rsid w:val="0068119D"/>
    <w:rsid w:val="0068128D"/>
    <w:rsid w:val="00681686"/>
    <w:rsid w:val="0068230E"/>
    <w:rsid w:val="006823A4"/>
    <w:rsid w:val="00683F96"/>
    <w:rsid w:val="006850A4"/>
    <w:rsid w:val="006851D1"/>
    <w:rsid w:val="00685314"/>
    <w:rsid w:val="0068699A"/>
    <w:rsid w:val="00686D19"/>
    <w:rsid w:val="00686EA2"/>
    <w:rsid w:val="00691863"/>
    <w:rsid w:val="00691D31"/>
    <w:rsid w:val="00692B6D"/>
    <w:rsid w:val="006932D0"/>
    <w:rsid w:val="00693539"/>
    <w:rsid w:val="0069744B"/>
    <w:rsid w:val="006A0017"/>
    <w:rsid w:val="006A399B"/>
    <w:rsid w:val="006A79E1"/>
    <w:rsid w:val="006B05A5"/>
    <w:rsid w:val="006B1EBD"/>
    <w:rsid w:val="006B3135"/>
    <w:rsid w:val="006B36CD"/>
    <w:rsid w:val="006B3B79"/>
    <w:rsid w:val="006B3DBA"/>
    <w:rsid w:val="006B4350"/>
    <w:rsid w:val="006B5B10"/>
    <w:rsid w:val="006B6FB9"/>
    <w:rsid w:val="006B71BD"/>
    <w:rsid w:val="006B77BE"/>
    <w:rsid w:val="006B7C91"/>
    <w:rsid w:val="006C08BF"/>
    <w:rsid w:val="006C14DB"/>
    <w:rsid w:val="006C1B27"/>
    <w:rsid w:val="006C4349"/>
    <w:rsid w:val="006C4DED"/>
    <w:rsid w:val="006C65BF"/>
    <w:rsid w:val="006C728A"/>
    <w:rsid w:val="006C73D3"/>
    <w:rsid w:val="006C7BD2"/>
    <w:rsid w:val="006C7D30"/>
    <w:rsid w:val="006D2E6F"/>
    <w:rsid w:val="006D4123"/>
    <w:rsid w:val="006D4B93"/>
    <w:rsid w:val="006D510E"/>
    <w:rsid w:val="006D5806"/>
    <w:rsid w:val="006D6029"/>
    <w:rsid w:val="006D66C3"/>
    <w:rsid w:val="006D6EBF"/>
    <w:rsid w:val="006D7C47"/>
    <w:rsid w:val="006D7D17"/>
    <w:rsid w:val="006E11E9"/>
    <w:rsid w:val="006E16A1"/>
    <w:rsid w:val="006E1A4B"/>
    <w:rsid w:val="006E20BE"/>
    <w:rsid w:val="006E2894"/>
    <w:rsid w:val="006E2F8D"/>
    <w:rsid w:val="006E3505"/>
    <w:rsid w:val="006E388D"/>
    <w:rsid w:val="006E3F19"/>
    <w:rsid w:val="006E4303"/>
    <w:rsid w:val="006E792C"/>
    <w:rsid w:val="006F05AC"/>
    <w:rsid w:val="006F0815"/>
    <w:rsid w:val="006F0CC0"/>
    <w:rsid w:val="006F1721"/>
    <w:rsid w:val="006F2C5F"/>
    <w:rsid w:val="006F384B"/>
    <w:rsid w:val="006F482C"/>
    <w:rsid w:val="006F4C90"/>
    <w:rsid w:val="006F52B7"/>
    <w:rsid w:val="006F5D91"/>
    <w:rsid w:val="006F60A0"/>
    <w:rsid w:val="006F6575"/>
    <w:rsid w:val="006F66C3"/>
    <w:rsid w:val="006F6D4C"/>
    <w:rsid w:val="006F7483"/>
    <w:rsid w:val="006F782C"/>
    <w:rsid w:val="0070077B"/>
    <w:rsid w:val="00701025"/>
    <w:rsid w:val="00702043"/>
    <w:rsid w:val="007035F4"/>
    <w:rsid w:val="00703B0B"/>
    <w:rsid w:val="00704368"/>
    <w:rsid w:val="00706A3F"/>
    <w:rsid w:val="00706A8C"/>
    <w:rsid w:val="00707206"/>
    <w:rsid w:val="00707301"/>
    <w:rsid w:val="00707B7A"/>
    <w:rsid w:val="007106DB"/>
    <w:rsid w:val="00710C3B"/>
    <w:rsid w:val="0071156D"/>
    <w:rsid w:val="00711665"/>
    <w:rsid w:val="00711C0E"/>
    <w:rsid w:val="00711C0F"/>
    <w:rsid w:val="0071229D"/>
    <w:rsid w:val="00712D16"/>
    <w:rsid w:val="00712DA6"/>
    <w:rsid w:val="007136C6"/>
    <w:rsid w:val="007141FC"/>
    <w:rsid w:val="00716181"/>
    <w:rsid w:val="007165D5"/>
    <w:rsid w:val="00716685"/>
    <w:rsid w:val="00717076"/>
    <w:rsid w:val="007176CA"/>
    <w:rsid w:val="00720532"/>
    <w:rsid w:val="007214F1"/>
    <w:rsid w:val="007223AF"/>
    <w:rsid w:val="007229E3"/>
    <w:rsid w:val="0072418D"/>
    <w:rsid w:val="00724327"/>
    <w:rsid w:val="007249E8"/>
    <w:rsid w:val="00725C52"/>
    <w:rsid w:val="00725CEF"/>
    <w:rsid w:val="00725D3A"/>
    <w:rsid w:val="0072603A"/>
    <w:rsid w:val="0072656A"/>
    <w:rsid w:val="00726692"/>
    <w:rsid w:val="00727FAE"/>
    <w:rsid w:val="00730217"/>
    <w:rsid w:val="00730383"/>
    <w:rsid w:val="0073047A"/>
    <w:rsid w:val="0073192A"/>
    <w:rsid w:val="00731946"/>
    <w:rsid w:val="007322A7"/>
    <w:rsid w:val="007340D6"/>
    <w:rsid w:val="007345FE"/>
    <w:rsid w:val="00735F66"/>
    <w:rsid w:val="007363F0"/>
    <w:rsid w:val="00736E10"/>
    <w:rsid w:val="007376A9"/>
    <w:rsid w:val="00737CE6"/>
    <w:rsid w:val="00737E91"/>
    <w:rsid w:val="007411B0"/>
    <w:rsid w:val="0074143A"/>
    <w:rsid w:val="00743344"/>
    <w:rsid w:val="00743A14"/>
    <w:rsid w:val="007444CB"/>
    <w:rsid w:val="00745A18"/>
    <w:rsid w:val="00745D51"/>
    <w:rsid w:val="00746168"/>
    <w:rsid w:val="0074770F"/>
    <w:rsid w:val="00750533"/>
    <w:rsid w:val="00752351"/>
    <w:rsid w:val="00752A1A"/>
    <w:rsid w:val="00752EC3"/>
    <w:rsid w:val="00755E31"/>
    <w:rsid w:val="00756054"/>
    <w:rsid w:val="0075725C"/>
    <w:rsid w:val="0076181C"/>
    <w:rsid w:val="00761A2A"/>
    <w:rsid w:val="00761F89"/>
    <w:rsid w:val="00762BAD"/>
    <w:rsid w:val="00763070"/>
    <w:rsid w:val="00763C18"/>
    <w:rsid w:val="00764970"/>
    <w:rsid w:val="007674BA"/>
    <w:rsid w:val="00767629"/>
    <w:rsid w:val="00767667"/>
    <w:rsid w:val="0076783A"/>
    <w:rsid w:val="00767CFB"/>
    <w:rsid w:val="0077042A"/>
    <w:rsid w:val="00770FAA"/>
    <w:rsid w:val="007710FB"/>
    <w:rsid w:val="007714AB"/>
    <w:rsid w:val="007720FC"/>
    <w:rsid w:val="00772F15"/>
    <w:rsid w:val="00773167"/>
    <w:rsid w:val="0077325C"/>
    <w:rsid w:val="00774771"/>
    <w:rsid w:val="00774C9B"/>
    <w:rsid w:val="007750D8"/>
    <w:rsid w:val="007753D1"/>
    <w:rsid w:val="00775C4E"/>
    <w:rsid w:val="0077677C"/>
    <w:rsid w:val="00776D86"/>
    <w:rsid w:val="00777EFD"/>
    <w:rsid w:val="00780288"/>
    <w:rsid w:val="007802C6"/>
    <w:rsid w:val="00781473"/>
    <w:rsid w:val="0078193B"/>
    <w:rsid w:val="007819D0"/>
    <w:rsid w:val="00782AE9"/>
    <w:rsid w:val="00782C75"/>
    <w:rsid w:val="00783440"/>
    <w:rsid w:val="00783F9B"/>
    <w:rsid w:val="007844BA"/>
    <w:rsid w:val="0078476C"/>
    <w:rsid w:val="00784E1B"/>
    <w:rsid w:val="007855FB"/>
    <w:rsid w:val="0078598F"/>
    <w:rsid w:val="00785ADA"/>
    <w:rsid w:val="00786F3B"/>
    <w:rsid w:val="007870A0"/>
    <w:rsid w:val="007874C6"/>
    <w:rsid w:val="00790723"/>
    <w:rsid w:val="00790ADB"/>
    <w:rsid w:val="007929DA"/>
    <w:rsid w:val="00793209"/>
    <w:rsid w:val="007947C7"/>
    <w:rsid w:val="00795106"/>
    <w:rsid w:val="00795A7E"/>
    <w:rsid w:val="00795EE0"/>
    <w:rsid w:val="00796878"/>
    <w:rsid w:val="007A0249"/>
    <w:rsid w:val="007A0B54"/>
    <w:rsid w:val="007A0DC4"/>
    <w:rsid w:val="007A1EC2"/>
    <w:rsid w:val="007A26E6"/>
    <w:rsid w:val="007A574C"/>
    <w:rsid w:val="007A5B6B"/>
    <w:rsid w:val="007A5CFC"/>
    <w:rsid w:val="007A7E22"/>
    <w:rsid w:val="007B1317"/>
    <w:rsid w:val="007B1912"/>
    <w:rsid w:val="007B2541"/>
    <w:rsid w:val="007B365F"/>
    <w:rsid w:val="007B4833"/>
    <w:rsid w:val="007B4F83"/>
    <w:rsid w:val="007B56D1"/>
    <w:rsid w:val="007B587A"/>
    <w:rsid w:val="007B69B5"/>
    <w:rsid w:val="007B6F2C"/>
    <w:rsid w:val="007B738A"/>
    <w:rsid w:val="007C0AE7"/>
    <w:rsid w:val="007C0C20"/>
    <w:rsid w:val="007C17ED"/>
    <w:rsid w:val="007C30F1"/>
    <w:rsid w:val="007C32C4"/>
    <w:rsid w:val="007C33A9"/>
    <w:rsid w:val="007C350C"/>
    <w:rsid w:val="007C45B7"/>
    <w:rsid w:val="007C45C0"/>
    <w:rsid w:val="007C4618"/>
    <w:rsid w:val="007C753C"/>
    <w:rsid w:val="007C7647"/>
    <w:rsid w:val="007C786E"/>
    <w:rsid w:val="007C790F"/>
    <w:rsid w:val="007C7BAB"/>
    <w:rsid w:val="007D029C"/>
    <w:rsid w:val="007D096C"/>
    <w:rsid w:val="007D116B"/>
    <w:rsid w:val="007D1800"/>
    <w:rsid w:val="007D1AB2"/>
    <w:rsid w:val="007D23A5"/>
    <w:rsid w:val="007D2549"/>
    <w:rsid w:val="007D2E3C"/>
    <w:rsid w:val="007D401D"/>
    <w:rsid w:val="007D4538"/>
    <w:rsid w:val="007D48C3"/>
    <w:rsid w:val="007D5B61"/>
    <w:rsid w:val="007D6615"/>
    <w:rsid w:val="007D6EE3"/>
    <w:rsid w:val="007D7050"/>
    <w:rsid w:val="007D7295"/>
    <w:rsid w:val="007D774B"/>
    <w:rsid w:val="007E0082"/>
    <w:rsid w:val="007E038D"/>
    <w:rsid w:val="007E0442"/>
    <w:rsid w:val="007E0CF4"/>
    <w:rsid w:val="007E1A84"/>
    <w:rsid w:val="007E2CF7"/>
    <w:rsid w:val="007E3256"/>
    <w:rsid w:val="007E4603"/>
    <w:rsid w:val="007E57CB"/>
    <w:rsid w:val="007E5EF8"/>
    <w:rsid w:val="007E6041"/>
    <w:rsid w:val="007E7C7E"/>
    <w:rsid w:val="007E7E32"/>
    <w:rsid w:val="007F0F4E"/>
    <w:rsid w:val="007F24E4"/>
    <w:rsid w:val="007F3258"/>
    <w:rsid w:val="007F4705"/>
    <w:rsid w:val="007F4806"/>
    <w:rsid w:val="007F4854"/>
    <w:rsid w:val="007F51A7"/>
    <w:rsid w:val="007F51B9"/>
    <w:rsid w:val="007F5B0E"/>
    <w:rsid w:val="007F61F1"/>
    <w:rsid w:val="007F6377"/>
    <w:rsid w:val="007F6DC8"/>
    <w:rsid w:val="007F7740"/>
    <w:rsid w:val="00800490"/>
    <w:rsid w:val="008012FC"/>
    <w:rsid w:val="00801F2B"/>
    <w:rsid w:val="0080260A"/>
    <w:rsid w:val="00802FAD"/>
    <w:rsid w:val="00803FCB"/>
    <w:rsid w:val="008046FA"/>
    <w:rsid w:val="00804B00"/>
    <w:rsid w:val="00804D7A"/>
    <w:rsid w:val="00805211"/>
    <w:rsid w:val="00805702"/>
    <w:rsid w:val="00805963"/>
    <w:rsid w:val="00805A80"/>
    <w:rsid w:val="00806C3C"/>
    <w:rsid w:val="008076F0"/>
    <w:rsid w:val="00807A3A"/>
    <w:rsid w:val="008105F5"/>
    <w:rsid w:val="0081169D"/>
    <w:rsid w:val="00812F8D"/>
    <w:rsid w:val="008131F0"/>
    <w:rsid w:val="008134EB"/>
    <w:rsid w:val="00813ED1"/>
    <w:rsid w:val="008164F7"/>
    <w:rsid w:val="0081652F"/>
    <w:rsid w:val="00816796"/>
    <w:rsid w:val="008168B5"/>
    <w:rsid w:val="008174DA"/>
    <w:rsid w:val="00817D00"/>
    <w:rsid w:val="00817F8C"/>
    <w:rsid w:val="0082045A"/>
    <w:rsid w:val="00820FC3"/>
    <w:rsid w:val="00821E54"/>
    <w:rsid w:val="008224D9"/>
    <w:rsid w:val="0082370B"/>
    <w:rsid w:val="00824F8A"/>
    <w:rsid w:val="00825119"/>
    <w:rsid w:val="0082587E"/>
    <w:rsid w:val="00826040"/>
    <w:rsid w:val="008264F2"/>
    <w:rsid w:val="00826FC5"/>
    <w:rsid w:val="00830153"/>
    <w:rsid w:val="00830349"/>
    <w:rsid w:val="00830C7B"/>
    <w:rsid w:val="008314AB"/>
    <w:rsid w:val="0083172C"/>
    <w:rsid w:val="0083242D"/>
    <w:rsid w:val="008329E0"/>
    <w:rsid w:val="00832A71"/>
    <w:rsid w:val="008338D7"/>
    <w:rsid w:val="008339A7"/>
    <w:rsid w:val="00834B70"/>
    <w:rsid w:val="00836F38"/>
    <w:rsid w:val="008376D3"/>
    <w:rsid w:val="008378EE"/>
    <w:rsid w:val="00837959"/>
    <w:rsid w:val="00840978"/>
    <w:rsid w:val="00840D82"/>
    <w:rsid w:val="00840EDE"/>
    <w:rsid w:val="00841813"/>
    <w:rsid w:val="00843DD8"/>
    <w:rsid w:val="008446D3"/>
    <w:rsid w:val="00845345"/>
    <w:rsid w:val="00845CF0"/>
    <w:rsid w:val="00847B0B"/>
    <w:rsid w:val="00850925"/>
    <w:rsid w:val="00850967"/>
    <w:rsid w:val="0085097A"/>
    <w:rsid w:val="00850C28"/>
    <w:rsid w:val="00851442"/>
    <w:rsid w:val="00851D28"/>
    <w:rsid w:val="00852269"/>
    <w:rsid w:val="008539F1"/>
    <w:rsid w:val="00855149"/>
    <w:rsid w:val="0085557A"/>
    <w:rsid w:val="00855C38"/>
    <w:rsid w:val="00855C5D"/>
    <w:rsid w:val="0085725B"/>
    <w:rsid w:val="008576FC"/>
    <w:rsid w:val="00860325"/>
    <w:rsid w:val="0086087D"/>
    <w:rsid w:val="00860B47"/>
    <w:rsid w:val="00860CFF"/>
    <w:rsid w:val="00860F0B"/>
    <w:rsid w:val="00863765"/>
    <w:rsid w:val="008649B0"/>
    <w:rsid w:val="00865396"/>
    <w:rsid w:val="00866060"/>
    <w:rsid w:val="008665FB"/>
    <w:rsid w:val="008666AB"/>
    <w:rsid w:val="0086673E"/>
    <w:rsid w:val="008669F5"/>
    <w:rsid w:val="00866A68"/>
    <w:rsid w:val="00867EFE"/>
    <w:rsid w:val="008712B6"/>
    <w:rsid w:val="00872CCE"/>
    <w:rsid w:val="00873F2F"/>
    <w:rsid w:val="0087418F"/>
    <w:rsid w:val="00874FEC"/>
    <w:rsid w:val="0087515B"/>
    <w:rsid w:val="00875424"/>
    <w:rsid w:val="00875654"/>
    <w:rsid w:val="00875798"/>
    <w:rsid w:val="00875A3A"/>
    <w:rsid w:val="008765AB"/>
    <w:rsid w:val="00876A18"/>
    <w:rsid w:val="008801E2"/>
    <w:rsid w:val="008810E0"/>
    <w:rsid w:val="00881BCE"/>
    <w:rsid w:val="00882ACB"/>
    <w:rsid w:val="00883AA3"/>
    <w:rsid w:val="0088492E"/>
    <w:rsid w:val="00884A1B"/>
    <w:rsid w:val="00885779"/>
    <w:rsid w:val="00886345"/>
    <w:rsid w:val="00886BA0"/>
    <w:rsid w:val="00886DD2"/>
    <w:rsid w:val="00887FD1"/>
    <w:rsid w:val="00890560"/>
    <w:rsid w:val="00890A96"/>
    <w:rsid w:val="008913ED"/>
    <w:rsid w:val="008919B9"/>
    <w:rsid w:val="00891D78"/>
    <w:rsid w:val="00893A13"/>
    <w:rsid w:val="00893D8D"/>
    <w:rsid w:val="00893E9A"/>
    <w:rsid w:val="0089417A"/>
    <w:rsid w:val="008965D7"/>
    <w:rsid w:val="008971B6"/>
    <w:rsid w:val="008A0B6F"/>
    <w:rsid w:val="008A0F82"/>
    <w:rsid w:val="008A122A"/>
    <w:rsid w:val="008A22E5"/>
    <w:rsid w:val="008A27F1"/>
    <w:rsid w:val="008A2FCD"/>
    <w:rsid w:val="008A39C4"/>
    <w:rsid w:val="008A3BEC"/>
    <w:rsid w:val="008A3C86"/>
    <w:rsid w:val="008A4120"/>
    <w:rsid w:val="008A41D3"/>
    <w:rsid w:val="008A473A"/>
    <w:rsid w:val="008A487A"/>
    <w:rsid w:val="008A4FF3"/>
    <w:rsid w:val="008A56CA"/>
    <w:rsid w:val="008A7BE7"/>
    <w:rsid w:val="008A7D1B"/>
    <w:rsid w:val="008A7D8B"/>
    <w:rsid w:val="008B258C"/>
    <w:rsid w:val="008B27F6"/>
    <w:rsid w:val="008B2D28"/>
    <w:rsid w:val="008B37D6"/>
    <w:rsid w:val="008B384F"/>
    <w:rsid w:val="008B3A04"/>
    <w:rsid w:val="008B5238"/>
    <w:rsid w:val="008B5A47"/>
    <w:rsid w:val="008B5BDA"/>
    <w:rsid w:val="008B5C44"/>
    <w:rsid w:val="008B63B3"/>
    <w:rsid w:val="008B6AF7"/>
    <w:rsid w:val="008B6C2D"/>
    <w:rsid w:val="008B6E40"/>
    <w:rsid w:val="008C0166"/>
    <w:rsid w:val="008C0920"/>
    <w:rsid w:val="008C18CD"/>
    <w:rsid w:val="008C1E80"/>
    <w:rsid w:val="008C27E7"/>
    <w:rsid w:val="008C5548"/>
    <w:rsid w:val="008C5724"/>
    <w:rsid w:val="008C6D9B"/>
    <w:rsid w:val="008C71DB"/>
    <w:rsid w:val="008C785D"/>
    <w:rsid w:val="008C7AB4"/>
    <w:rsid w:val="008D15F1"/>
    <w:rsid w:val="008D1731"/>
    <w:rsid w:val="008D1E20"/>
    <w:rsid w:val="008D232C"/>
    <w:rsid w:val="008D258F"/>
    <w:rsid w:val="008D284F"/>
    <w:rsid w:val="008D36F9"/>
    <w:rsid w:val="008D3EC7"/>
    <w:rsid w:val="008D409A"/>
    <w:rsid w:val="008D5578"/>
    <w:rsid w:val="008D561C"/>
    <w:rsid w:val="008D7837"/>
    <w:rsid w:val="008E041E"/>
    <w:rsid w:val="008E21A3"/>
    <w:rsid w:val="008E22B2"/>
    <w:rsid w:val="008E5F50"/>
    <w:rsid w:val="008E73D3"/>
    <w:rsid w:val="008F117C"/>
    <w:rsid w:val="008F2FB6"/>
    <w:rsid w:val="008F3B0F"/>
    <w:rsid w:val="008F3DF2"/>
    <w:rsid w:val="008F3E82"/>
    <w:rsid w:val="008F472A"/>
    <w:rsid w:val="008F609C"/>
    <w:rsid w:val="008F69F3"/>
    <w:rsid w:val="008F6C90"/>
    <w:rsid w:val="008F704C"/>
    <w:rsid w:val="008F76E2"/>
    <w:rsid w:val="009001E9"/>
    <w:rsid w:val="00900413"/>
    <w:rsid w:val="00900563"/>
    <w:rsid w:val="00901D8C"/>
    <w:rsid w:val="00902570"/>
    <w:rsid w:val="00902AF1"/>
    <w:rsid w:val="00903748"/>
    <w:rsid w:val="009049B7"/>
    <w:rsid w:val="00904E32"/>
    <w:rsid w:val="00905531"/>
    <w:rsid w:val="009056FF"/>
    <w:rsid w:val="00906B92"/>
    <w:rsid w:val="00906CBE"/>
    <w:rsid w:val="00906EAD"/>
    <w:rsid w:val="009078E0"/>
    <w:rsid w:val="0090793E"/>
    <w:rsid w:val="00907BFB"/>
    <w:rsid w:val="0091095A"/>
    <w:rsid w:val="0091139E"/>
    <w:rsid w:val="00911467"/>
    <w:rsid w:val="00913EDA"/>
    <w:rsid w:val="00914037"/>
    <w:rsid w:val="009143D1"/>
    <w:rsid w:val="00914D89"/>
    <w:rsid w:val="009153F2"/>
    <w:rsid w:val="009154BE"/>
    <w:rsid w:val="00915B44"/>
    <w:rsid w:val="009166AC"/>
    <w:rsid w:val="0091739A"/>
    <w:rsid w:val="009213B5"/>
    <w:rsid w:val="00921AF0"/>
    <w:rsid w:val="00921BA1"/>
    <w:rsid w:val="00922728"/>
    <w:rsid w:val="00923870"/>
    <w:rsid w:val="00924910"/>
    <w:rsid w:val="00924B80"/>
    <w:rsid w:val="0092579D"/>
    <w:rsid w:val="009263E6"/>
    <w:rsid w:val="00926CBB"/>
    <w:rsid w:val="009302A8"/>
    <w:rsid w:val="0093109E"/>
    <w:rsid w:val="0093234C"/>
    <w:rsid w:val="00932E74"/>
    <w:rsid w:val="0093359A"/>
    <w:rsid w:val="009339DB"/>
    <w:rsid w:val="00933B9B"/>
    <w:rsid w:val="0093528F"/>
    <w:rsid w:val="00935532"/>
    <w:rsid w:val="00935F2C"/>
    <w:rsid w:val="00936625"/>
    <w:rsid w:val="00936F2D"/>
    <w:rsid w:val="00940560"/>
    <w:rsid w:val="0094075D"/>
    <w:rsid w:val="009407BF"/>
    <w:rsid w:val="009407F3"/>
    <w:rsid w:val="009413A1"/>
    <w:rsid w:val="009417E7"/>
    <w:rsid w:val="00941AB3"/>
    <w:rsid w:val="0094325E"/>
    <w:rsid w:val="00943D96"/>
    <w:rsid w:val="009448DC"/>
    <w:rsid w:val="00944E10"/>
    <w:rsid w:val="00945682"/>
    <w:rsid w:val="0094578C"/>
    <w:rsid w:val="009458E1"/>
    <w:rsid w:val="00946F12"/>
    <w:rsid w:val="00947154"/>
    <w:rsid w:val="009471F9"/>
    <w:rsid w:val="009472C0"/>
    <w:rsid w:val="00947A2C"/>
    <w:rsid w:val="0095087E"/>
    <w:rsid w:val="0095129E"/>
    <w:rsid w:val="00951D44"/>
    <w:rsid w:val="00951F59"/>
    <w:rsid w:val="00951FFA"/>
    <w:rsid w:val="00952886"/>
    <w:rsid w:val="0095320B"/>
    <w:rsid w:val="0095365D"/>
    <w:rsid w:val="00953D4C"/>
    <w:rsid w:val="00954749"/>
    <w:rsid w:val="00956EAA"/>
    <w:rsid w:val="009578B9"/>
    <w:rsid w:val="00957E34"/>
    <w:rsid w:val="009612F2"/>
    <w:rsid w:val="00961A29"/>
    <w:rsid w:val="00961CC2"/>
    <w:rsid w:val="00962E15"/>
    <w:rsid w:val="009632C3"/>
    <w:rsid w:val="00963CC6"/>
    <w:rsid w:val="009645A3"/>
    <w:rsid w:val="00965005"/>
    <w:rsid w:val="009653ED"/>
    <w:rsid w:val="009660F8"/>
    <w:rsid w:val="00966278"/>
    <w:rsid w:val="009667AE"/>
    <w:rsid w:val="009670F1"/>
    <w:rsid w:val="0096780E"/>
    <w:rsid w:val="00967A4D"/>
    <w:rsid w:val="009702AE"/>
    <w:rsid w:val="0097069A"/>
    <w:rsid w:val="00971CD1"/>
    <w:rsid w:val="0097366D"/>
    <w:rsid w:val="00975345"/>
    <w:rsid w:val="00975792"/>
    <w:rsid w:val="009766ED"/>
    <w:rsid w:val="00976A24"/>
    <w:rsid w:val="00976E62"/>
    <w:rsid w:val="0097772C"/>
    <w:rsid w:val="00977E51"/>
    <w:rsid w:val="00981B19"/>
    <w:rsid w:val="00981F5D"/>
    <w:rsid w:val="009835E7"/>
    <w:rsid w:val="00983933"/>
    <w:rsid w:val="0098398B"/>
    <w:rsid w:val="00983BF1"/>
    <w:rsid w:val="0098420F"/>
    <w:rsid w:val="00984704"/>
    <w:rsid w:val="00985D72"/>
    <w:rsid w:val="00986499"/>
    <w:rsid w:val="00986B47"/>
    <w:rsid w:val="00986E44"/>
    <w:rsid w:val="0098760A"/>
    <w:rsid w:val="00987FC8"/>
    <w:rsid w:val="0099096D"/>
    <w:rsid w:val="00990B9D"/>
    <w:rsid w:val="00992784"/>
    <w:rsid w:val="00992DA4"/>
    <w:rsid w:val="00994479"/>
    <w:rsid w:val="00994EDA"/>
    <w:rsid w:val="00994FCD"/>
    <w:rsid w:val="009959E4"/>
    <w:rsid w:val="00995C40"/>
    <w:rsid w:val="009965A8"/>
    <w:rsid w:val="009966B6"/>
    <w:rsid w:val="009A0833"/>
    <w:rsid w:val="009A0C96"/>
    <w:rsid w:val="009A0F19"/>
    <w:rsid w:val="009A1057"/>
    <w:rsid w:val="009A1267"/>
    <w:rsid w:val="009A1C18"/>
    <w:rsid w:val="009A2016"/>
    <w:rsid w:val="009A37F1"/>
    <w:rsid w:val="009A3EB2"/>
    <w:rsid w:val="009A4436"/>
    <w:rsid w:val="009A5DCA"/>
    <w:rsid w:val="009A6A1D"/>
    <w:rsid w:val="009A7228"/>
    <w:rsid w:val="009A7765"/>
    <w:rsid w:val="009A7FC1"/>
    <w:rsid w:val="009B0ACC"/>
    <w:rsid w:val="009B236F"/>
    <w:rsid w:val="009B253F"/>
    <w:rsid w:val="009B29AA"/>
    <w:rsid w:val="009B2D64"/>
    <w:rsid w:val="009B36F7"/>
    <w:rsid w:val="009B3B5D"/>
    <w:rsid w:val="009B452E"/>
    <w:rsid w:val="009B46BA"/>
    <w:rsid w:val="009B5032"/>
    <w:rsid w:val="009B5477"/>
    <w:rsid w:val="009B69FC"/>
    <w:rsid w:val="009B6B25"/>
    <w:rsid w:val="009B7425"/>
    <w:rsid w:val="009B7A35"/>
    <w:rsid w:val="009C0611"/>
    <w:rsid w:val="009C1BAC"/>
    <w:rsid w:val="009C1CB8"/>
    <w:rsid w:val="009C2BF2"/>
    <w:rsid w:val="009C2E3C"/>
    <w:rsid w:val="009C2F18"/>
    <w:rsid w:val="009C3493"/>
    <w:rsid w:val="009C3DFC"/>
    <w:rsid w:val="009C45E4"/>
    <w:rsid w:val="009C54EE"/>
    <w:rsid w:val="009C5D21"/>
    <w:rsid w:val="009C640C"/>
    <w:rsid w:val="009C65D2"/>
    <w:rsid w:val="009C7780"/>
    <w:rsid w:val="009C791E"/>
    <w:rsid w:val="009C7B78"/>
    <w:rsid w:val="009D08D9"/>
    <w:rsid w:val="009D14DE"/>
    <w:rsid w:val="009D245A"/>
    <w:rsid w:val="009D27A6"/>
    <w:rsid w:val="009D4F3A"/>
    <w:rsid w:val="009D52C7"/>
    <w:rsid w:val="009D5619"/>
    <w:rsid w:val="009D674C"/>
    <w:rsid w:val="009D69B8"/>
    <w:rsid w:val="009D7213"/>
    <w:rsid w:val="009D77B4"/>
    <w:rsid w:val="009E3B65"/>
    <w:rsid w:val="009E5484"/>
    <w:rsid w:val="009E5767"/>
    <w:rsid w:val="009E6582"/>
    <w:rsid w:val="009E6C7E"/>
    <w:rsid w:val="009E750A"/>
    <w:rsid w:val="009E79D7"/>
    <w:rsid w:val="009F08C4"/>
    <w:rsid w:val="009F12FA"/>
    <w:rsid w:val="009F2471"/>
    <w:rsid w:val="009F409E"/>
    <w:rsid w:val="009F413D"/>
    <w:rsid w:val="009F43CC"/>
    <w:rsid w:val="009F441B"/>
    <w:rsid w:val="009F44AB"/>
    <w:rsid w:val="009F5610"/>
    <w:rsid w:val="009F5706"/>
    <w:rsid w:val="009F58CE"/>
    <w:rsid w:val="009F654B"/>
    <w:rsid w:val="009F68D8"/>
    <w:rsid w:val="009F719C"/>
    <w:rsid w:val="009F744A"/>
    <w:rsid w:val="009F7453"/>
    <w:rsid w:val="009F76F6"/>
    <w:rsid w:val="00A00435"/>
    <w:rsid w:val="00A014BE"/>
    <w:rsid w:val="00A01CB0"/>
    <w:rsid w:val="00A035B4"/>
    <w:rsid w:val="00A0459D"/>
    <w:rsid w:val="00A049BB"/>
    <w:rsid w:val="00A04C55"/>
    <w:rsid w:val="00A058FC"/>
    <w:rsid w:val="00A05A12"/>
    <w:rsid w:val="00A109E3"/>
    <w:rsid w:val="00A10FE3"/>
    <w:rsid w:val="00A1102D"/>
    <w:rsid w:val="00A11853"/>
    <w:rsid w:val="00A11897"/>
    <w:rsid w:val="00A119FC"/>
    <w:rsid w:val="00A12CF7"/>
    <w:rsid w:val="00A12E75"/>
    <w:rsid w:val="00A1366A"/>
    <w:rsid w:val="00A1429C"/>
    <w:rsid w:val="00A16AF1"/>
    <w:rsid w:val="00A202E7"/>
    <w:rsid w:val="00A2046C"/>
    <w:rsid w:val="00A2128E"/>
    <w:rsid w:val="00A213E7"/>
    <w:rsid w:val="00A22045"/>
    <w:rsid w:val="00A22706"/>
    <w:rsid w:val="00A23377"/>
    <w:rsid w:val="00A23571"/>
    <w:rsid w:val="00A242DF"/>
    <w:rsid w:val="00A24E6C"/>
    <w:rsid w:val="00A26521"/>
    <w:rsid w:val="00A2744E"/>
    <w:rsid w:val="00A27682"/>
    <w:rsid w:val="00A31B11"/>
    <w:rsid w:val="00A32F9E"/>
    <w:rsid w:val="00A34EF2"/>
    <w:rsid w:val="00A35627"/>
    <w:rsid w:val="00A35B12"/>
    <w:rsid w:val="00A35E6C"/>
    <w:rsid w:val="00A361B2"/>
    <w:rsid w:val="00A366C3"/>
    <w:rsid w:val="00A375AF"/>
    <w:rsid w:val="00A37D44"/>
    <w:rsid w:val="00A40714"/>
    <w:rsid w:val="00A40A61"/>
    <w:rsid w:val="00A40E34"/>
    <w:rsid w:val="00A45DFC"/>
    <w:rsid w:val="00A46646"/>
    <w:rsid w:val="00A46D46"/>
    <w:rsid w:val="00A46E4E"/>
    <w:rsid w:val="00A47724"/>
    <w:rsid w:val="00A519BB"/>
    <w:rsid w:val="00A5374E"/>
    <w:rsid w:val="00A5464E"/>
    <w:rsid w:val="00A54913"/>
    <w:rsid w:val="00A55F3E"/>
    <w:rsid w:val="00A56371"/>
    <w:rsid w:val="00A56611"/>
    <w:rsid w:val="00A56DFC"/>
    <w:rsid w:val="00A60978"/>
    <w:rsid w:val="00A61DE6"/>
    <w:rsid w:val="00A63960"/>
    <w:rsid w:val="00A63A73"/>
    <w:rsid w:val="00A661E5"/>
    <w:rsid w:val="00A6729C"/>
    <w:rsid w:val="00A67ED9"/>
    <w:rsid w:val="00A70545"/>
    <w:rsid w:val="00A71949"/>
    <w:rsid w:val="00A73F6C"/>
    <w:rsid w:val="00A74EAF"/>
    <w:rsid w:val="00A74F9E"/>
    <w:rsid w:val="00A7557F"/>
    <w:rsid w:val="00A7610A"/>
    <w:rsid w:val="00A76DAF"/>
    <w:rsid w:val="00A772FD"/>
    <w:rsid w:val="00A807B4"/>
    <w:rsid w:val="00A80831"/>
    <w:rsid w:val="00A80A0C"/>
    <w:rsid w:val="00A80A8C"/>
    <w:rsid w:val="00A8109C"/>
    <w:rsid w:val="00A8142A"/>
    <w:rsid w:val="00A81568"/>
    <w:rsid w:val="00A827FD"/>
    <w:rsid w:val="00A838BD"/>
    <w:rsid w:val="00A838CC"/>
    <w:rsid w:val="00A83DDE"/>
    <w:rsid w:val="00A84BD2"/>
    <w:rsid w:val="00A868DA"/>
    <w:rsid w:val="00A86B5A"/>
    <w:rsid w:val="00A90232"/>
    <w:rsid w:val="00A90B45"/>
    <w:rsid w:val="00A91682"/>
    <w:rsid w:val="00A93831"/>
    <w:rsid w:val="00A95802"/>
    <w:rsid w:val="00A9586A"/>
    <w:rsid w:val="00A9597A"/>
    <w:rsid w:val="00A9647C"/>
    <w:rsid w:val="00A96F14"/>
    <w:rsid w:val="00AA01B7"/>
    <w:rsid w:val="00AA04C6"/>
    <w:rsid w:val="00AA1175"/>
    <w:rsid w:val="00AA153A"/>
    <w:rsid w:val="00AA1E3A"/>
    <w:rsid w:val="00AA2720"/>
    <w:rsid w:val="00AA2745"/>
    <w:rsid w:val="00AA2ADE"/>
    <w:rsid w:val="00AA2C19"/>
    <w:rsid w:val="00AA3A89"/>
    <w:rsid w:val="00AA3B21"/>
    <w:rsid w:val="00AA4320"/>
    <w:rsid w:val="00AA4349"/>
    <w:rsid w:val="00AA4928"/>
    <w:rsid w:val="00AA49F5"/>
    <w:rsid w:val="00AA51DC"/>
    <w:rsid w:val="00AA61D3"/>
    <w:rsid w:val="00AA6D8F"/>
    <w:rsid w:val="00AA73AA"/>
    <w:rsid w:val="00AA7796"/>
    <w:rsid w:val="00AA7D4C"/>
    <w:rsid w:val="00AB14BB"/>
    <w:rsid w:val="00AB1787"/>
    <w:rsid w:val="00AB23CB"/>
    <w:rsid w:val="00AB251A"/>
    <w:rsid w:val="00AB2CEF"/>
    <w:rsid w:val="00AB31AC"/>
    <w:rsid w:val="00AB3D14"/>
    <w:rsid w:val="00AB3FB3"/>
    <w:rsid w:val="00AB4318"/>
    <w:rsid w:val="00AB5290"/>
    <w:rsid w:val="00AB6647"/>
    <w:rsid w:val="00AB6692"/>
    <w:rsid w:val="00AB7486"/>
    <w:rsid w:val="00AB7D31"/>
    <w:rsid w:val="00AC01B7"/>
    <w:rsid w:val="00AC0B22"/>
    <w:rsid w:val="00AC20D4"/>
    <w:rsid w:val="00AC2FD6"/>
    <w:rsid w:val="00AC3472"/>
    <w:rsid w:val="00AC37D8"/>
    <w:rsid w:val="00AC3876"/>
    <w:rsid w:val="00AC3B08"/>
    <w:rsid w:val="00AC3B0D"/>
    <w:rsid w:val="00AC408C"/>
    <w:rsid w:val="00AC4E55"/>
    <w:rsid w:val="00AC514E"/>
    <w:rsid w:val="00AC6E76"/>
    <w:rsid w:val="00AC73B4"/>
    <w:rsid w:val="00AC7D39"/>
    <w:rsid w:val="00AD100D"/>
    <w:rsid w:val="00AD19C1"/>
    <w:rsid w:val="00AD1F63"/>
    <w:rsid w:val="00AD2FCE"/>
    <w:rsid w:val="00AD3379"/>
    <w:rsid w:val="00AD342C"/>
    <w:rsid w:val="00AD4BA1"/>
    <w:rsid w:val="00AD4C17"/>
    <w:rsid w:val="00AD4EB2"/>
    <w:rsid w:val="00AD505E"/>
    <w:rsid w:val="00AD5335"/>
    <w:rsid w:val="00AD64F8"/>
    <w:rsid w:val="00AD6FD6"/>
    <w:rsid w:val="00AD7654"/>
    <w:rsid w:val="00AD7E58"/>
    <w:rsid w:val="00AE0A4E"/>
    <w:rsid w:val="00AE0C66"/>
    <w:rsid w:val="00AE2464"/>
    <w:rsid w:val="00AE30A1"/>
    <w:rsid w:val="00AE347B"/>
    <w:rsid w:val="00AE4263"/>
    <w:rsid w:val="00AE4410"/>
    <w:rsid w:val="00AE5EEE"/>
    <w:rsid w:val="00AE7F07"/>
    <w:rsid w:val="00AE7F6F"/>
    <w:rsid w:val="00AF15D4"/>
    <w:rsid w:val="00AF1788"/>
    <w:rsid w:val="00AF1FEF"/>
    <w:rsid w:val="00AF29A4"/>
    <w:rsid w:val="00AF2D3B"/>
    <w:rsid w:val="00AF458E"/>
    <w:rsid w:val="00AF4C28"/>
    <w:rsid w:val="00AF4CEB"/>
    <w:rsid w:val="00AF4E7D"/>
    <w:rsid w:val="00AF6E32"/>
    <w:rsid w:val="00AF7CF8"/>
    <w:rsid w:val="00AF7F5B"/>
    <w:rsid w:val="00B00397"/>
    <w:rsid w:val="00B009E6"/>
    <w:rsid w:val="00B00E2A"/>
    <w:rsid w:val="00B02441"/>
    <w:rsid w:val="00B04C8F"/>
    <w:rsid w:val="00B05D1E"/>
    <w:rsid w:val="00B06A2B"/>
    <w:rsid w:val="00B06CCA"/>
    <w:rsid w:val="00B06D22"/>
    <w:rsid w:val="00B0708B"/>
    <w:rsid w:val="00B07D5A"/>
    <w:rsid w:val="00B07E3D"/>
    <w:rsid w:val="00B1078D"/>
    <w:rsid w:val="00B10F85"/>
    <w:rsid w:val="00B1125F"/>
    <w:rsid w:val="00B1194A"/>
    <w:rsid w:val="00B1300B"/>
    <w:rsid w:val="00B14D34"/>
    <w:rsid w:val="00B152A6"/>
    <w:rsid w:val="00B1575B"/>
    <w:rsid w:val="00B167AF"/>
    <w:rsid w:val="00B16EDB"/>
    <w:rsid w:val="00B20969"/>
    <w:rsid w:val="00B22A5A"/>
    <w:rsid w:val="00B232C7"/>
    <w:rsid w:val="00B241DE"/>
    <w:rsid w:val="00B24D75"/>
    <w:rsid w:val="00B254E6"/>
    <w:rsid w:val="00B255CD"/>
    <w:rsid w:val="00B25764"/>
    <w:rsid w:val="00B26C39"/>
    <w:rsid w:val="00B27169"/>
    <w:rsid w:val="00B2742A"/>
    <w:rsid w:val="00B27AA1"/>
    <w:rsid w:val="00B30268"/>
    <w:rsid w:val="00B302EB"/>
    <w:rsid w:val="00B3068C"/>
    <w:rsid w:val="00B321E6"/>
    <w:rsid w:val="00B334B4"/>
    <w:rsid w:val="00B34151"/>
    <w:rsid w:val="00B3450E"/>
    <w:rsid w:val="00B35C03"/>
    <w:rsid w:val="00B36B20"/>
    <w:rsid w:val="00B36D6A"/>
    <w:rsid w:val="00B41A0A"/>
    <w:rsid w:val="00B41FF5"/>
    <w:rsid w:val="00B426D0"/>
    <w:rsid w:val="00B42CAC"/>
    <w:rsid w:val="00B42FD5"/>
    <w:rsid w:val="00B435A2"/>
    <w:rsid w:val="00B43DC5"/>
    <w:rsid w:val="00B43FF2"/>
    <w:rsid w:val="00B4478C"/>
    <w:rsid w:val="00B44A73"/>
    <w:rsid w:val="00B44C5D"/>
    <w:rsid w:val="00B45616"/>
    <w:rsid w:val="00B45792"/>
    <w:rsid w:val="00B46BEB"/>
    <w:rsid w:val="00B46ED3"/>
    <w:rsid w:val="00B51DD7"/>
    <w:rsid w:val="00B52874"/>
    <w:rsid w:val="00B53AEB"/>
    <w:rsid w:val="00B543FE"/>
    <w:rsid w:val="00B54F85"/>
    <w:rsid w:val="00B56890"/>
    <w:rsid w:val="00B56FAC"/>
    <w:rsid w:val="00B570A7"/>
    <w:rsid w:val="00B60332"/>
    <w:rsid w:val="00B60941"/>
    <w:rsid w:val="00B6131C"/>
    <w:rsid w:val="00B62162"/>
    <w:rsid w:val="00B6292A"/>
    <w:rsid w:val="00B62B4E"/>
    <w:rsid w:val="00B639DD"/>
    <w:rsid w:val="00B65705"/>
    <w:rsid w:val="00B65B11"/>
    <w:rsid w:val="00B66FA2"/>
    <w:rsid w:val="00B66FF8"/>
    <w:rsid w:val="00B672FC"/>
    <w:rsid w:val="00B673AB"/>
    <w:rsid w:val="00B67F89"/>
    <w:rsid w:val="00B7017B"/>
    <w:rsid w:val="00B719C7"/>
    <w:rsid w:val="00B71AD3"/>
    <w:rsid w:val="00B7209D"/>
    <w:rsid w:val="00B72A68"/>
    <w:rsid w:val="00B72F6C"/>
    <w:rsid w:val="00B731FE"/>
    <w:rsid w:val="00B73970"/>
    <w:rsid w:val="00B75887"/>
    <w:rsid w:val="00B7613A"/>
    <w:rsid w:val="00B7620C"/>
    <w:rsid w:val="00B7630C"/>
    <w:rsid w:val="00B766B7"/>
    <w:rsid w:val="00B76C64"/>
    <w:rsid w:val="00B82269"/>
    <w:rsid w:val="00B8287D"/>
    <w:rsid w:val="00B8297F"/>
    <w:rsid w:val="00B830BD"/>
    <w:rsid w:val="00B83490"/>
    <w:rsid w:val="00B83AF0"/>
    <w:rsid w:val="00B84601"/>
    <w:rsid w:val="00B848AF"/>
    <w:rsid w:val="00B8508F"/>
    <w:rsid w:val="00B857A2"/>
    <w:rsid w:val="00B85BF5"/>
    <w:rsid w:val="00B86114"/>
    <w:rsid w:val="00B86802"/>
    <w:rsid w:val="00B87A33"/>
    <w:rsid w:val="00B90665"/>
    <w:rsid w:val="00B9324F"/>
    <w:rsid w:val="00B93CCC"/>
    <w:rsid w:val="00B941BC"/>
    <w:rsid w:val="00B959DC"/>
    <w:rsid w:val="00B966BA"/>
    <w:rsid w:val="00BA0259"/>
    <w:rsid w:val="00BA0287"/>
    <w:rsid w:val="00BA04AA"/>
    <w:rsid w:val="00BA05EE"/>
    <w:rsid w:val="00BA0B0A"/>
    <w:rsid w:val="00BA3019"/>
    <w:rsid w:val="00BA3560"/>
    <w:rsid w:val="00BA4FD6"/>
    <w:rsid w:val="00BA70A8"/>
    <w:rsid w:val="00BA7C93"/>
    <w:rsid w:val="00BB1572"/>
    <w:rsid w:val="00BB19A8"/>
    <w:rsid w:val="00BB1DDF"/>
    <w:rsid w:val="00BB29A4"/>
    <w:rsid w:val="00BB2ED4"/>
    <w:rsid w:val="00BB34B3"/>
    <w:rsid w:val="00BB3FFC"/>
    <w:rsid w:val="00BB466C"/>
    <w:rsid w:val="00BB4C56"/>
    <w:rsid w:val="00BB5663"/>
    <w:rsid w:val="00BB5A33"/>
    <w:rsid w:val="00BB5D45"/>
    <w:rsid w:val="00BB5D6A"/>
    <w:rsid w:val="00BC0B9A"/>
    <w:rsid w:val="00BC131C"/>
    <w:rsid w:val="00BC1361"/>
    <w:rsid w:val="00BC153C"/>
    <w:rsid w:val="00BC1F4F"/>
    <w:rsid w:val="00BC2270"/>
    <w:rsid w:val="00BC25E6"/>
    <w:rsid w:val="00BC3029"/>
    <w:rsid w:val="00BC3065"/>
    <w:rsid w:val="00BC33BB"/>
    <w:rsid w:val="00BC5449"/>
    <w:rsid w:val="00BC687E"/>
    <w:rsid w:val="00BC74B0"/>
    <w:rsid w:val="00BC7700"/>
    <w:rsid w:val="00BD08A0"/>
    <w:rsid w:val="00BD098F"/>
    <w:rsid w:val="00BD0ACF"/>
    <w:rsid w:val="00BD1D89"/>
    <w:rsid w:val="00BD1E72"/>
    <w:rsid w:val="00BD2FAF"/>
    <w:rsid w:val="00BD5E3D"/>
    <w:rsid w:val="00BD680E"/>
    <w:rsid w:val="00BD6B39"/>
    <w:rsid w:val="00BD6F24"/>
    <w:rsid w:val="00BD76A2"/>
    <w:rsid w:val="00BE18EB"/>
    <w:rsid w:val="00BE2A7F"/>
    <w:rsid w:val="00BE36EB"/>
    <w:rsid w:val="00BE3ED1"/>
    <w:rsid w:val="00BE43DC"/>
    <w:rsid w:val="00BE4520"/>
    <w:rsid w:val="00BE4788"/>
    <w:rsid w:val="00BE4A4B"/>
    <w:rsid w:val="00BE6A71"/>
    <w:rsid w:val="00BE6D5E"/>
    <w:rsid w:val="00BF00D6"/>
    <w:rsid w:val="00BF020A"/>
    <w:rsid w:val="00BF06E8"/>
    <w:rsid w:val="00BF0809"/>
    <w:rsid w:val="00BF0F97"/>
    <w:rsid w:val="00BF4991"/>
    <w:rsid w:val="00BF4F93"/>
    <w:rsid w:val="00BF53C1"/>
    <w:rsid w:val="00BF5596"/>
    <w:rsid w:val="00BF5BF2"/>
    <w:rsid w:val="00BF7A77"/>
    <w:rsid w:val="00C02178"/>
    <w:rsid w:val="00C051C6"/>
    <w:rsid w:val="00C0557D"/>
    <w:rsid w:val="00C05CA5"/>
    <w:rsid w:val="00C0614A"/>
    <w:rsid w:val="00C06876"/>
    <w:rsid w:val="00C07336"/>
    <w:rsid w:val="00C0778B"/>
    <w:rsid w:val="00C100CF"/>
    <w:rsid w:val="00C101E0"/>
    <w:rsid w:val="00C10826"/>
    <w:rsid w:val="00C10C62"/>
    <w:rsid w:val="00C119A0"/>
    <w:rsid w:val="00C1244D"/>
    <w:rsid w:val="00C12F26"/>
    <w:rsid w:val="00C13370"/>
    <w:rsid w:val="00C135E8"/>
    <w:rsid w:val="00C13A02"/>
    <w:rsid w:val="00C13B97"/>
    <w:rsid w:val="00C1486A"/>
    <w:rsid w:val="00C14EB4"/>
    <w:rsid w:val="00C20697"/>
    <w:rsid w:val="00C20828"/>
    <w:rsid w:val="00C2142B"/>
    <w:rsid w:val="00C21F0C"/>
    <w:rsid w:val="00C22855"/>
    <w:rsid w:val="00C22BF3"/>
    <w:rsid w:val="00C22DE0"/>
    <w:rsid w:val="00C246DD"/>
    <w:rsid w:val="00C24EAC"/>
    <w:rsid w:val="00C26BAF"/>
    <w:rsid w:val="00C274AF"/>
    <w:rsid w:val="00C276DA"/>
    <w:rsid w:val="00C27BD1"/>
    <w:rsid w:val="00C312C2"/>
    <w:rsid w:val="00C314CB"/>
    <w:rsid w:val="00C31711"/>
    <w:rsid w:val="00C32BCF"/>
    <w:rsid w:val="00C32EB0"/>
    <w:rsid w:val="00C33639"/>
    <w:rsid w:val="00C339D1"/>
    <w:rsid w:val="00C33BA5"/>
    <w:rsid w:val="00C348E2"/>
    <w:rsid w:val="00C37039"/>
    <w:rsid w:val="00C37C49"/>
    <w:rsid w:val="00C41C51"/>
    <w:rsid w:val="00C4205F"/>
    <w:rsid w:val="00C42759"/>
    <w:rsid w:val="00C42909"/>
    <w:rsid w:val="00C436CD"/>
    <w:rsid w:val="00C43CDC"/>
    <w:rsid w:val="00C43F85"/>
    <w:rsid w:val="00C43FB6"/>
    <w:rsid w:val="00C44112"/>
    <w:rsid w:val="00C441CB"/>
    <w:rsid w:val="00C4436F"/>
    <w:rsid w:val="00C445BF"/>
    <w:rsid w:val="00C45406"/>
    <w:rsid w:val="00C46F7D"/>
    <w:rsid w:val="00C473A7"/>
    <w:rsid w:val="00C478F9"/>
    <w:rsid w:val="00C4792C"/>
    <w:rsid w:val="00C5016F"/>
    <w:rsid w:val="00C50F0A"/>
    <w:rsid w:val="00C539A6"/>
    <w:rsid w:val="00C542D3"/>
    <w:rsid w:val="00C54738"/>
    <w:rsid w:val="00C55E11"/>
    <w:rsid w:val="00C573AC"/>
    <w:rsid w:val="00C60BDC"/>
    <w:rsid w:val="00C62138"/>
    <w:rsid w:val="00C6221D"/>
    <w:rsid w:val="00C6249C"/>
    <w:rsid w:val="00C636C4"/>
    <w:rsid w:val="00C64617"/>
    <w:rsid w:val="00C653A6"/>
    <w:rsid w:val="00C654AC"/>
    <w:rsid w:val="00C65651"/>
    <w:rsid w:val="00C67528"/>
    <w:rsid w:val="00C679FF"/>
    <w:rsid w:val="00C70045"/>
    <w:rsid w:val="00C7072C"/>
    <w:rsid w:val="00C70975"/>
    <w:rsid w:val="00C71A73"/>
    <w:rsid w:val="00C71CF6"/>
    <w:rsid w:val="00C73B5C"/>
    <w:rsid w:val="00C741BE"/>
    <w:rsid w:val="00C7529E"/>
    <w:rsid w:val="00C753A5"/>
    <w:rsid w:val="00C756FA"/>
    <w:rsid w:val="00C75BC2"/>
    <w:rsid w:val="00C779B1"/>
    <w:rsid w:val="00C800A9"/>
    <w:rsid w:val="00C801D3"/>
    <w:rsid w:val="00C8042D"/>
    <w:rsid w:val="00C81017"/>
    <w:rsid w:val="00C819A1"/>
    <w:rsid w:val="00C81A77"/>
    <w:rsid w:val="00C82425"/>
    <w:rsid w:val="00C82A28"/>
    <w:rsid w:val="00C84611"/>
    <w:rsid w:val="00C8488D"/>
    <w:rsid w:val="00C84897"/>
    <w:rsid w:val="00C84E39"/>
    <w:rsid w:val="00C85E02"/>
    <w:rsid w:val="00C862AD"/>
    <w:rsid w:val="00C862AE"/>
    <w:rsid w:val="00C863E4"/>
    <w:rsid w:val="00C86653"/>
    <w:rsid w:val="00C867AA"/>
    <w:rsid w:val="00C86C81"/>
    <w:rsid w:val="00C86F93"/>
    <w:rsid w:val="00C86FD2"/>
    <w:rsid w:val="00C870DF"/>
    <w:rsid w:val="00C87C9C"/>
    <w:rsid w:val="00C91FDF"/>
    <w:rsid w:val="00C941F1"/>
    <w:rsid w:val="00C944F2"/>
    <w:rsid w:val="00C94BC6"/>
    <w:rsid w:val="00C94D3C"/>
    <w:rsid w:val="00C951CC"/>
    <w:rsid w:val="00C96A3B"/>
    <w:rsid w:val="00C972F5"/>
    <w:rsid w:val="00C973EC"/>
    <w:rsid w:val="00C975BD"/>
    <w:rsid w:val="00C97BEE"/>
    <w:rsid w:val="00CA0ABF"/>
    <w:rsid w:val="00CA1502"/>
    <w:rsid w:val="00CA1CB1"/>
    <w:rsid w:val="00CA1FC0"/>
    <w:rsid w:val="00CA29DA"/>
    <w:rsid w:val="00CA3264"/>
    <w:rsid w:val="00CA35E5"/>
    <w:rsid w:val="00CA3819"/>
    <w:rsid w:val="00CA3E05"/>
    <w:rsid w:val="00CA4724"/>
    <w:rsid w:val="00CA536A"/>
    <w:rsid w:val="00CA59CD"/>
    <w:rsid w:val="00CA5DBC"/>
    <w:rsid w:val="00CA7083"/>
    <w:rsid w:val="00CA768F"/>
    <w:rsid w:val="00CB04BB"/>
    <w:rsid w:val="00CB04DE"/>
    <w:rsid w:val="00CB08C5"/>
    <w:rsid w:val="00CB0B56"/>
    <w:rsid w:val="00CB0D8F"/>
    <w:rsid w:val="00CB0E2B"/>
    <w:rsid w:val="00CB19B7"/>
    <w:rsid w:val="00CB2E1F"/>
    <w:rsid w:val="00CB2EB6"/>
    <w:rsid w:val="00CB31DE"/>
    <w:rsid w:val="00CB3C44"/>
    <w:rsid w:val="00CB41CB"/>
    <w:rsid w:val="00CB42F4"/>
    <w:rsid w:val="00CB45C2"/>
    <w:rsid w:val="00CB498A"/>
    <w:rsid w:val="00CB4A34"/>
    <w:rsid w:val="00CB5407"/>
    <w:rsid w:val="00CB6151"/>
    <w:rsid w:val="00CB61CC"/>
    <w:rsid w:val="00CB6CE2"/>
    <w:rsid w:val="00CB783E"/>
    <w:rsid w:val="00CC04BC"/>
    <w:rsid w:val="00CC04EF"/>
    <w:rsid w:val="00CC2730"/>
    <w:rsid w:val="00CC29D2"/>
    <w:rsid w:val="00CC450C"/>
    <w:rsid w:val="00CC714A"/>
    <w:rsid w:val="00CC7B61"/>
    <w:rsid w:val="00CD12A9"/>
    <w:rsid w:val="00CD1619"/>
    <w:rsid w:val="00CD1B81"/>
    <w:rsid w:val="00CD25AD"/>
    <w:rsid w:val="00CD3009"/>
    <w:rsid w:val="00CD342E"/>
    <w:rsid w:val="00CD50F6"/>
    <w:rsid w:val="00CD57C4"/>
    <w:rsid w:val="00CD5A8B"/>
    <w:rsid w:val="00CD62A7"/>
    <w:rsid w:val="00CD67FF"/>
    <w:rsid w:val="00CD6B2A"/>
    <w:rsid w:val="00CE00F0"/>
    <w:rsid w:val="00CE035E"/>
    <w:rsid w:val="00CE0A0C"/>
    <w:rsid w:val="00CE0F6B"/>
    <w:rsid w:val="00CE123C"/>
    <w:rsid w:val="00CE22F8"/>
    <w:rsid w:val="00CE239A"/>
    <w:rsid w:val="00CE316A"/>
    <w:rsid w:val="00CE45CE"/>
    <w:rsid w:val="00CE4EFE"/>
    <w:rsid w:val="00CE6E4A"/>
    <w:rsid w:val="00CF00E7"/>
    <w:rsid w:val="00CF2777"/>
    <w:rsid w:val="00CF2B33"/>
    <w:rsid w:val="00CF2EDC"/>
    <w:rsid w:val="00CF380E"/>
    <w:rsid w:val="00CF4D03"/>
    <w:rsid w:val="00CF4FB6"/>
    <w:rsid w:val="00CF50D3"/>
    <w:rsid w:val="00CF6A75"/>
    <w:rsid w:val="00CF7216"/>
    <w:rsid w:val="00CF7C1B"/>
    <w:rsid w:val="00CF7CD7"/>
    <w:rsid w:val="00D001BA"/>
    <w:rsid w:val="00D00843"/>
    <w:rsid w:val="00D01222"/>
    <w:rsid w:val="00D01AFF"/>
    <w:rsid w:val="00D01D4A"/>
    <w:rsid w:val="00D0316A"/>
    <w:rsid w:val="00D03A87"/>
    <w:rsid w:val="00D04056"/>
    <w:rsid w:val="00D04070"/>
    <w:rsid w:val="00D04AD0"/>
    <w:rsid w:val="00D0541A"/>
    <w:rsid w:val="00D05C39"/>
    <w:rsid w:val="00D0613F"/>
    <w:rsid w:val="00D0623A"/>
    <w:rsid w:val="00D06374"/>
    <w:rsid w:val="00D06EB3"/>
    <w:rsid w:val="00D07835"/>
    <w:rsid w:val="00D11E4D"/>
    <w:rsid w:val="00D12478"/>
    <w:rsid w:val="00D12FB4"/>
    <w:rsid w:val="00D14B99"/>
    <w:rsid w:val="00D15099"/>
    <w:rsid w:val="00D156C4"/>
    <w:rsid w:val="00D15777"/>
    <w:rsid w:val="00D17B1B"/>
    <w:rsid w:val="00D17E14"/>
    <w:rsid w:val="00D21BB9"/>
    <w:rsid w:val="00D223A1"/>
    <w:rsid w:val="00D227C6"/>
    <w:rsid w:val="00D246F7"/>
    <w:rsid w:val="00D248DA"/>
    <w:rsid w:val="00D24DD7"/>
    <w:rsid w:val="00D24F90"/>
    <w:rsid w:val="00D25043"/>
    <w:rsid w:val="00D256AE"/>
    <w:rsid w:val="00D27A84"/>
    <w:rsid w:val="00D31FDC"/>
    <w:rsid w:val="00D32D86"/>
    <w:rsid w:val="00D32DA7"/>
    <w:rsid w:val="00D33067"/>
    <w:rsid w:val="00D336BE"/>
    <w:rsid w:val="00D33B41"/>
    <w:rsid w:val="00D34D94"/>
    <w:rsid w:val="00D3514D"/>
    <w:rsid w:val="00D3642B"/>
    <w:rsid w:val="00D36E22"/>
    <w:rsid w:val="00D371AF"/>
    <w:rsid w:val="00D378D5"/>
    <w:rsid w:val="00D4025E"/>
    <w:rsid w:val="00D406C6"/>
    <w:rsid w:val="00D40D0E"/>
    <w:rsid w:val="00D44018"/>
    <w:rsid w:val="00D44446"/>
    <w:rsid w:val="00D44BB6"/>
    <w:rsid w:val="00D4545D"/>
    <w:rsid w:val="00D45903"/>
    <w:rsid w:val="00D45981"/>
    <w:rsid w:val="00D463DF"/>
    <w:rsid w:val="00D46F6D"/>
    <w:rsid w:val="00D46F8F"/>
    <w:rsid w:val="00D47CC4"/>
    <w:rsid w:val="00D516DD"/>
    <w:rsid w:val="00D517F1"/>
    <w:rsid w:val="00D5285F"/>
    <w:rsid w:val="00D534CA"/>
    <w:rsid w:val="00D53B14"/>
    <w:rsid w:val="00D568A5"/>
    <w:rsid w:val="00D57149"/>
    <w:rsid w:val="00D6028B"/>
    <w:rsid w:val="00D6060A"/>
    <w:rsid w:val="00D60F96"/>
    <w:rsid w:val="00D617CF"/>
    <w:rsid w:val="00D6264F"/>
    <w:rsid w:val="00D62B4B"/>
    <w:rsid w:val="00D62EA3"/>
    <w:rsid w:val="00D63927"/>
    <w:rsid w:val="00D63D79"/>
    <w:rsid w:val="00D64CEB"/>
    <w:rsid w:val="00D64EF5"/>
    <w:rsid w:val="00D657B9"/>
    <w:rsid w:val="00D661AB"/>
    <w:rsid w:val="00D6698F"/>
    <w:rsid w:val="00D67782"/>
    <w:rsid w:val="00D67ABA"/>
    <w:rsid w:val="00D71131"/>
    <w:rsid w:val="00D71437"/>
    <w:rsid w:val="00D7198C"/>
    <w:rsid w:val="00D71D2D"/>
    <w:rsid w:val="00D7270A"/>
    <w:rsid w:val="00D73B84"/>
    <w:rsid w:val="00D73E3B"/>
    <w:rsid w:val="00D746AE"/>
    <w:rsid w:val="00D778F6"/>
    <w:rsid w:val="00D77CF9"/>
    <w:rsid w:val="00D80B5F"/>
    <w:rsid w:val="00D82AAD"/>
    <w:rsid w:val="00D836C3"/>
    <w:rsid w:val="00D843CA"/>
    <w:rsid w:val="00D84601"/>
    <w:rsid w:val="00D84BD4"/>
    <w:rsid w:val="00D85624"/>
    <w:rsid w:val="00D85F68"/>
    <w:rsid w:val="00D86396"/>
    <w:rsid w:val="00D869A6"/>
    <w:rsid w:val="00D879D3"/>
    <w:rsid w:val="00D87C3A"/>
    <w:rsid w:val="00D9045F"/>
    <w:rsid w:val="00D91214"/>
    <w:rsid w:val="00D917A8"/>
    <w:rsid w:val="00D9190C"/>
    <w:rsid w:val="00D95A41"/>
    <w:rsid w:val="00D95F67"/>
    <w:rsid w:val="00D969EF"/>
    <w:rsid w:val="00D9703F"/>
    <w:rsid w:val="00D975D3"/>
    <w:rsid w:val="00DA0197"/>
    <w:rsid w:val="00DA082E"/>
    <w:rsid w:val="00DA086B"/>
    <w:rsid w:val="00DA0F5D"/>
    <w:rsid w:val="00DA12AC"/>
    <w:rsid w:val="00DA1C0C"/>
    <w:rsid w:val="00DA3406"/>
    <w:rsid w:val="00DA42CA"/>
    <w:rsid w:val="00DA4344"/>
    <w:rsid w:val="00DA47B3"/>
    <w:rsid w:val="00DA4D56"/>
    <w:rsid w:val="00DA5F21"/>
    <w:rsid w:val="00DA62AF"/>
    <w:rsid w:val="00DB0886"/>
    <w:rsid w:val="00DB0E09"/>
    <w:rsid w:val="00DB121D"/>
    <w:rsid w:val="00DB1861"/>
    <w:rsid w:val="00DB1EDC"/>
    <w:rsid w:val="00DB2288"/>
    <w:rsid w:val="00DB2BAB"/>
    <w:rsid w:val="00DB340E"/>
    <w:rsid w:val="00DB392A"/>
    <w:rsid w:val="00DB4AAD"/>
    <w:rsid w:val="00DB56FA"/>
    <w:rsid w:val="00DB57F4"/>
    <w:rsid w:val="00DB5E83"/>
    <w:rsid w:val="00DB74C1"/>
    <w:rsid w:val="00DB7F2C"/>
    <w:rsid w:val="00DC0049"/>
    <w:rsid w:val="00DC00CA"/>
    <w:rsid w:val="00DC0AA9"/>
    <w:rsid w:val="00DC30C4"/>
    <w:rsid w:val="00DC4174"/>
    <w:rsid w:val="00DC5BFF"/>
    <w:rsid w:val="00DC5CA5"/>
    <w:rsid w:val="00DC7D0B"/>
    <w:rsid w:val="00DD161E"/>
    <w:rsid w:val="00DD28ED"/>
    <w:rsid w:val="00DD2BD0"/>
    <w:rsid w:val="00DD3401"/>
    <w:rsid w:val="00DD36AA"/>
    <w:rsid w:val="00DD48DE"/>
    <w:rsid w:val="00DD4A6C"/>
    <w:rsid w:val="00DD5243"/>
    <w:rsid w:val="00DD5924"/>
    <w:rsid w:val="00DD6DAC"/>
    <w:rsid w:val="00DE2AEC"/>
    <w:rsid w:val="00DE3432"/>
    <w:rsid w:val="00DE3E6D"/>
    <w:rsid w:val="00DE6CC7"/>
    <w:rsid w:val="00DE7AD4"/>
    <w:rsid w:val="00DE7C76"/>
    <w:rsid w:val="00DE7EB2"/>
    <w:rsid w:val="00DF10A3"/>
    <w:rsid w:val="00DF1128"/>
    <w:rsid w:val="00DF153C"/>
    <w:rsid w:val="00DF1669"/>
    <w:rsid w:val="00DF230F"/>
    <w:rsid w:val="00DF25B9"/>
    <w:rsid w:val="00DF2951"/>
    <w:rsid w:val="00DF3519"/>
    <w:rsid w:val="00DF5668"/>
    <w:rsid w:val="00DF5B23"/>
    <w:rsid w:val="00E002E7"/>
    <w:rsid w:val="00E01DEE"/>
    <w:rsid w:val="00E021FD"/>
    <w:rsid w:val="00E039EF"/>
    <w:rsid w:val="00E044C1"/>
    <w:rsid w:val="00E04A8C"/>
    <w:rsid w:val="00E04B12"/>
    <w:rsid w:val="00E04D6D"/>
    <w:rsid w:val="00E04E04"/>
    <w:rsid w:val="00E060D2"/>
    <w:rsid w:val="00E066BF"/>
    <w:rsid w:val="00E06A69"/>
    <w:rsid w:val="00E06F4D"/>
    <w:rsid w:val="00E0770E"/>
    <w:rsid w:val="00E07BB2"/>
    <w:rsid w:val="00E10801"/>
    <w:rsid w:val="00E12811"/>
    <w:rsid w:val="00E13583"/>
    <w:rsid w:val="00E13976"/>
    <w:rsid w:val="00E13C8B"/>
    <w:rsid w:val="00E15BA6"/>
    <w:rsid w:val="00E16D83"/>
    <w:rsid w:val="00E16D93"/>
    <w:rsid w:val="00E16FDF"/>
    <w:rsid w:val="00E20DF9"/>
    <w:rsid w:val="00E214FA"/>
    <w:rsid w:val="00E21992"/>
    <w:rsid w:val="00E21DD2"/>
    <w:rsid w:val="00E227FC"/>
    <w:rsid w:val="00E228D1"/>
    <w:rsid w:val="00E22E50"/>
    <w:rsid w:val="00E237CC"/>
    <w:rsid w:val="00E23E35"/>
    <w:rsid w:val="00E23F7D"/>
    <w:rsid w:val="00E242A2"/>
    <w:rsid w:val="00E24705"/>
    <w:rsid w:val="00E24B80"/>
    <w:rsid w:val="00E30721"/>
    <w:rsid w:val="00E30FE9"/>
    <w:rsid w:val="00E32236"/>
    <w:rsid w:val="00E3235E"/>
    <w:rsid w:val="00E35346"/>
    <w:rsid w:val="00E35C58"/>
    <w:rsid w:val="00E36718"/>
    <w:rsid w:val="00E367DE"/>
    <w:rsid w:val="00E367E4"/>
    <w:rsid w:val="00E3774F"/>
    <w:rsid w:val="00E37D02"/>
    <w:rsid w:val="00E40347"/>
    <w:rsid w:val="00E40D74"/>
    <w:rsid w:val="00E42B3D"/>
    <w:rsid w:val="00E42F54"/>
    <w:rsid w:val="00E457D0"/>
    <w:rsid w:val="00E4596A"/>
    <w:rsid w:val="00E4598A"/>
    <w:rsid w:val="00E45BF4"/>
    <w:rsid w:val="00E46226"/>
    <w:rsid w:val="00E46944"/>
    <w:rsid w:val="00E46FAC"/>
    <w:rsid w:val="00E50FC8"/>
    <w:rsid w:val="00E51AF7"/>
    <w:rsid w:val="00E51E68"/>
    <w:rsid w:val="00E5291E"/>
    <w:rsid w:val="00E53D4C"/>
    <w:rsid w:val="00E54726"/>
    <w:rsid w:val="00E5477B"/>
    <w:rsid w:val="00E547BA"/>
    <w:rsid w:val="00E55040"/>
    <w:rsid w:val="00E553EF"/>
    <w:rsid w:val="00E5593E"/>
    <w:rsid w:val="00E55A1A"/>
    <w:rsid w:val="00E57F09"/>
    <w:rsid w:val="00E600A1"/>
    <w:rsid w:val="00E60918"/>
    <w:rsid w:val="00E609C7"/>
    <w:rsid w:val="00E6153C"/>
    <w:rsid w:val="00E61BE0"/>
    <w:rsid w:val="00E61F2E"/>
    <w:rsid w:val="00E62D32"/>
    <w:rsid w:val="00E63CE5"/>
    <w:rsid w:val="00E6403B"/>
    <w:rsid w:val="00E668F1"/>
    <w:rsid w:val="00E66C28"/>
    <w:rsid w:val="00E66D3D"/>
    <w:rsid w:val="00E67654"/>
    <w:rsid w:val="00E70D36"/>
    <w:rsid w:val="00E71697"/>
    <w:rsid w:val="00E71822"/>
    <w:rsid w:val="00E71FBD"/>
    <w:rsid w:val="00E72C09"/>
    <w:rsid w:val="00E732A2"/>
    <w:rsid w:val="00E73C51"/>
    <w:rsid w:val="00E74C03"/>
    <w:rsid w:val="00E756F4"/>
    <w:rsid w:val="00E75D36"/>
    <w:rsid w:val="00E76457"/>
    <w:rsid w:val="00E778D6"/>
    <w:rsid w:val="00E80CC0"/>
    <w:rsid w:val="00E81B4C"/>
    <w:rsid w:val="00E81F20"/>
    <w:rsid w:val="00E826F8"/>
    <w:rsid w:val="00E8438D"/>
    <w:rsid w:val="00E844F3"/>
    <w:rsid w:val="00E84E07"/>
    <w:rsid w:val="00E8507C"/>
    <w:rsid w:val="00E85CB3"/>
    <w:rsid w:val="00E86978"/>
    <w:rsid w:val="00E86E09"/>
    <w:rsid w:val="00E872E5"/>
    <w:rsid w:val="00E872F4"/>
    <w:rsid w:val="00E87B56"/>
    <w:rsid w:val="00E91121"/>
    <w:rsid w:val="00E91287"/>
    <w:rsid w:val="00E91487"/>
    <w:rsid w:val="00E914F0"/>
    <w:rsid w:val="00E914F4"/>
    <w:rsid w:val="00E91FEC"/>
    <w:rsid w:val="00E921CC"/>
    <w:rsid w:val="00E9378C"/>
    <w:rsid w:val="00E947E0"/>
    <w:rsid w:val="00E9483A"/>
    <w:rsid w:val="00E967D7"/>
    <w:rsid w:val="00E97F4D"/>
    <w:rsid w:val="00EA1440"/>
    <w:rsid w:val="00EA22DE"/>
    <w:rsid w:val="00EA2A8F"/>
    <w:rsid w:val="00EA2B20"/>
    <w:rsid w:val="00EA2D48"/>
    <w:rsid w:val="00EA2E0D"/>
    <w:rsid w:val="00EA33D4"/>
    <w:rsid w:val="00EA35FB"/>
    <w:rsid w:val="00EA483B"/>
    <w:rsid w:val="00EA5372"/>
    <w:rsid w:val="00EA63EC"/>
    <w:rsid w:val="00EA6818"/>
    <w:rsid w:val="00EA702D"/>
    <w:rsid w:val="00EA71D7"/>
    <w:rsid w:val="00EA755E"/>
    <w:rsid w:val="00EB01A5"/>
    <w:rsid w:val="00EB0738"/>
    <w:rsid w:val="00EB1355"/>
    <w:rsid w:val="00EB1B00"/>
    <w:rsid w:val="00EB2389"/>
    <w:rsid w:val="00EB2527"/>
    <w:rsid w:val="00EB2806"/>
    <w:rsid w:val="00EB2A05"/>
    <w:rsid w:val="00EB3586"/>
    <w:rsid w:val="00EB3811"/>
    <w:rsid w:val="00EB4295"/>
    <w:rsid w:val="00EB4D1F"/>
    <w:rsid w:val="00EB4F6C"/>
    <w:rsid w:val="00EB5334"/>
    <w:rsid w:val="00EB6E0E"/>
    <w:rsid w:val="00EC05C1"/>
    <w:rsid w:val="00EC270A"/>
    <w:rsid w:val="00EC2AF8"/>
    <w:rsid w:val="00EC30FC"/>
    <w:rsid w:val="00EC387B"/>
    <w:rsid w:val="00EC4813"/>
    <w:rsid w:val="00EC58AE"/>
    <w:rsid w:val="00EC65DD"/>
    <w:rsid w:val="00ED1D89"/>
    <w:rsid w:val="00ED2075"/>
    <w:rsid w:val="00ED2168"/>
    <w:rsid w:val="00ED2E30"/>
    <w:rsid w:val="00ED32CE"/>
    <w:rsid w:val="00ED4033"/>
    <w:rsid w:val="00ED4446"/>
    <w:rsid w:val="00ED4C9E"/>
    <w:rsid w:val="00ED537D"/>
    <w:rsid w:val="00ED5933"/>
    <w:rsid w:val="00ED5AEB"/>
    <w:rsid w:val="00ED6439"/>
    <w:rsid w:val="00ED645C"/>
    <w:rsid w:val="00ED70C7"/>
    <w:rsid w:val="00ED717C"/>
    <w:rsid w:val="00ED74CB"/>
    <w:rsid w:val="00ED7D86"/>
    <w:rsid w:val="00EE0754"/>
    <w:rsid w:val="00EE0E42"/>
    <w:rsid w:val="00EE1274"/>
    <w:rsid w:val="00EE14E1"/>
    <w:rsid w:val="00EE17AC"/>
    <w:rsid w:val="00EE1A45"/>
    <w:rsid w:val="00EE2B58"/>
    <w:rsid w:val="00EE3425"/>
    <w:rsid w:val="00EE381C"/>
    <w:rsid w:val="00EE3BC1"/>
    <w:rsid w:val="00EE61EE"/>
    <w:rsid w:val="00EE7E53"/>
    <w:rsid w:val="00EF1048"/>
    <w:rsid w:val="00EF1C2A"/>
    <w:rsid w:val="00EF30A7"/>
    <w:rsid w:val="00EF334C"/>
    <w:rsid w:val="00EF479E"/>
    <w:rsid w:val="00EF4B52"/>
    <w:rsid w:val="00EF4DC0"/>
    <w:rsid w:val="00F0024F"/>
    <w:rsid w:val="00F004E6"/>
    <w:rsid w:val="00F00FD4"/>
    <w:rsid w:val="00F014D3"/>
    <w:rsid w:val="00F01D54"/>
    <w:rsid w:val="00F02CC0"/>
    <w:rsid w:val="00F02CD3"/>
    <w:rsid w:val="00F03B72"/>
    <w:rsid w:val="00F04541"/>
    <w:rsid w:val="00F04C7C"/>
    <w:rsid w:val="00F0658E"/>
    <w:rsid w:val="00F06825"/>
    <w:rsid w:val="00F11134"/>
    <w:rsid w:val="00F11464"/>
    <w:rsid w:val="00F11B6C"/>
    <w:rsid w:val="00F11B7C"/>
    <w:rsid w:val="00F11E89"/>
    <w:rsid w:val="00F12040"/>
    <w:rsid w:val="00F12B9E"/>
    <w:rsid w:val="00F13116"/>
    <w:rsid w:val="00F13A47"/>
    <w:rsid w:val="00F16856"/>
    <w:rsid w:val="00F17605"/>
    <w:rsid w:val="00F208A9"/>
    <w:rsid w:val="00F20ED9"/>
    <w:rsid w:val="00F2107B"/>
    <w:rsid w:val="00F2179F"/>
    <w:rsid w:val="00F22005"/>
    <w:rsid w:val="00F22F60"/>
    <w:rsid w:val="00F24CBD"/>
    <w:rsid w:val="00F257F3"/>
    <w:rsid w:val="00F26085"/>
    <w:rsid w:val="00F26274"/>
    <w:rsid w:val="00F26AE6"/>
    <w:rsid w:val="00F26B14"/>
    <w:rsid w:val="00F353CE"/>
    <w:rsid w:val="00F367E8"/>
    <w:rsid w:val="00F3697F"/>
    <w:rsid w:val="00F37110"/>
    <w:rsid w:val="00F375FB"/>
    <w:rsid w:val="00F406BE"/>
    <w:rsid w:val="00F41729"/>
    <w:rsid w:val="00F42121"/>
    <w:rsid w:val="00F42369"/>
    <w:rsid w:val="00F4265B"/>
    <w:rsid w:val="00F4278A"/>
    <w:rsid w:val="00F42BD0"/>
    <w:rsid w:val="00F436EF"/>
    <w:rsid w:val="00F44834"/>
    <w:rsid w:val="00F45328"/>
    <w:rsid w:val="00F4611E"/>
    <w:rsid w:val="00F46935"/>
    <w:rsid w:val="00F477C2"/>
    <w:rsid w:val="00F47A14"/>
    <w:rsid w:val="00F47B92"/>
    <w:rsid w:val="00F5182A"/>
    <w:rsid w:val="00F51E0C"/>
    <w:rsid w:val="00F52D68"/>
    <w:rsid w:val="00F52E73"/>
    <w:rsid w:val="00F540B8"/>
    <w:rsid w:val="00F563F5"/>
    <w:rsid w:val="00F57200"/>
    <w:rsid w:val="00F602A6"/>
    <w:rsid w:val="00F60337"/>
    <w:rsid w:val="00F608BD"/>
    <w:rsid w:val="00F60A5A"/>
    <w:rsid w:val="00F62D63"/>
    <w:rsid w:val="00F64737"/>
    <w:rsid w:val="00F65FD8"/>
    <w:rsid w:val="00F66059"/>
    <w:rsid w:val="00F66D81"/>
    <w:rsid w:val="00F671E9"/>
    <w:rsid w:val="00F67871"/>
    <w:rsid w:val="00F67BFF"/>
    <w:rsid w:val="00F7031F"/>
    <w:rsid w:val="00F71A62"/>
    <w:rsid w:val="00F71FC4"/>
    <w:rsid w:val="00F725B3"/>
    <w:rsid w:val="00F72BB4"/>
    <w:rsid w:val="00F72CAD"/>
    <w:rsid w:val="00F7351E"/>
    <w:rsid w:val="00F75169"/>
    <w:rsid w:val="00F75F50"/>
    <w:rsid w:val="00F7616B"/>
    <w:rsid w:val="00F77C70"/>
    <w:rsid w:val="00F8026A"/>
    <w:rsid w:val="00F80AC6"/>
    <w:rsid w:val="00F80C01"/>
    <w:rsid w:val="00F80C1D"/>
    <w:rsid w:val="00F83FF9"/>
    <w:rsid w:val="00F85CF1"/>
    <w:rsid w:val="00F867BD"/>
    <w:rsid w:val="00F87362"/>
    <w:rsid w:val="00F873C9"/>
    <w:rsid w:val="00F87556"/>
    <w:rsid w:val="00F90AC0"/>
    <w:rsid w:val="00F90E55"/>
    <w:rsid w:val="00F915B6"/>
    <w:rsid w:val="00F91AAC"/>
    <w:rsid w:val="00F93DE3"/>
    <w:rsid w:val="00F9467D"/>
    <w:rsid w:val="00F95E4B"/>
    <w:rsid w:val="00F96063"/>
    <w:rsid w:val="00F961B4"/>
    <w:rsid w:val="00F96B3D"/>
    <w:rsid w:val="00F9711A"/>
    <w:rsid w:val="00F97DBD"/>
    <w:rsid w:val="00F97EC3"/>
    <w:rsid w:val="00FA09C7"/>
    <w:rsid w:val="00FA2161"/>
    <w:rsid w:val="00FA2CD0"/>
    <w:rsid w:val="00FA3920"/>
    <w:rsid w:val="00FA3EA7"/>
    <w:rsid w:val="00FA431E"/>
    <w:rsid w:val="00FA54C7"/>
    <w:rsid w:val="00FA5CD4"/>
    <w:rsid w:val="00FA6AFD"/>
    <w:rsid w:val="00FA6C1F"/>
    <w:rsid w:val="00FA753B"/>
    <w:rsid w:val="00FA7C49"/>
    <w:rsid w:val="00FB05EF"/>
    <w:rsid w:val="00FB0BBF"/>
    <w:rsid w:val="00FB0C73"/>
    <w:rsid w:val="00FB0D15"/>
    <w:rsid w:val="00FB1107"/>
    <w:rsid w:val="00FB30AF"/>
    <w:rsid w:val="00FB3DE1"/>
    <w:rsid w:val="00FB44DB"/>
    <w:rsid w:val="00FB4508"/>
    <w:rsid w:val="00FB6751"/>
    <w:rsid w:val="00FB6904"/>
    <w:rsid w:val="00FB6934"/>
    <w:rsid w:val="00FB6EA2"/>
    <w:rsid w:val="00FB7567"/>
    <w:rsid w:val="00FB7F90"/>
    <w:rsid w:val="00FC020C"/>
    <w:rsid w:val="00FC0376"/>
    <w:rsid w:val="00FC241C"/>
    <w:rsid w:val="00FC264E"/>
    <w:rsid w:val="00FC3FAA"/>
    <w:rsid w:val="00FC4541"/>
    <w:rsid w:val="00FC45D0"/>
    <w:rsid w:val="00FC45D6"/>
    <w:rsid w:val="00FC4CFE"/>
    <w:rsid w:val="00FC5AE2"/>
    <w:rsid w:val="00FC6577"/>
    <w:rsid w:val="00FC68B3"/>
    <w:rsid w:val="00FC6F1F"/>
    <w:rsid w:val="00FC74DF"/>
    <w:rsid w:val="00FD15EF"/>
    <w:rsid w:val="00FD2258"/>
    <w:rsid w:val="00FD2729"/>
    <w:rsid w:val="00FD27D0"/>
    <w:rsid w:val="00FD4094"/>
    <w:rsid w:val="00FD494C"/>
    <w:rsid w:val="00FD4C56"/>
    <w:rsid w:val="00FD5022"/>
    <w:rsid w:val="00FD5153"/>
    <w:rsid w:val="00FD51E6"/>
    <w:rsid w:val="00FD682E"/>
    <w:rsid w:val="00FD7028"/>
    <w:rsid w:val="00FD7201"/>
    <w:rsid w:val="00FE0795"/>
    <w:rsid w:val="00FE1A8C"/>
    <w:rsid w:val="00FE39BB"/>
    <w:rsid w:val="00FE4289"/>
    <w:rsid w:val="00FE4439"/>
    <w:rsid w:val="00FE48F3"/>
    <w:rsid w:val="00FE55C3"/>
    <w:rsid w:val="00FE57E0"/>
    <w:rsid w:val="00FE652E"/>
    <w:rsid w:val="00FE6D63"/>
    <w:rsid w:val="00FE782F"/>
    <w:rsid w:val="00FE7F72"/>
    <w:rsid w:val="00FF0470"/>
    <w:rsid w:val="00FF0FB2"/>
    <w:rsid w:val="00FF1069"/>
    <w:rsid w:val="00FF1CA3"/>
    <w:rsid w:val="00FF2134"/>
    <w:rsid w:val="00FF321E"/>
    <w:rsid w:val="00FF3E35"/>
    <w:rsid w:val="00FF4D2C"/>
    <w:rsid w:val="00FF50A9"/>
    <w:rsid w:val="00FF67A5"/>
    <w:rsid w:val="00FF6DFE"/>
    <w:rsid w:val="00FF6EB0"/>
    <w:rsid w:val="00FF7295"/>
    <w:rsid w:val="00FF7C0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F3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qFormat="1"/>
    <w:lsdException w:name="heading 3" w:locked="1" w:qFormat="1"/>
    <w:lsdException w:name="heading 4" w:locked="1" w:uiPriority="1" w:qFormat="1"/>
    <w:lsdException w:name="heading 5" w:locked="1" w:uiPriority="1" w:qFormat="1"/>
    <w:lsdException w:name="heading 6" w:locked="1" w:uiPriority="1" w:qFormat="1"/>
    <w:lsdException w:name="heading 7" w:locked="1" w:uiPriority="1" w:qFormat="1"/>
    <w:lsdException w:name="heading 8" w:locked="1" w:uiPriority="1" w:qFormat="1"/>
    <w:lsdException w:name="heading 9" w:locked="1" w:uiPriority="1"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nhideWhenUsed="0"/>
    <w:lsdException w:name="toc 5" w:locked="1" w:semiHidden="0" w:unhideWhenUsed="0"/>
    <w:lsdException w:name="toc 6" w:locked="1" w:semiHidden="0" w:unhideWhenUsed="0"/>
    <w:lsdException w:name="toc 7" w:locked="1" w:semiHidden="0" w:unhideWhenUsed="0"/>
    <w:lsdException w:name="toc 8" w:locked="1" w:semiHidden="0" w:unhideWhenUsed="0"/>
    <w:lsdException w:name="toc 9" w:locked="1" w:semiHidden="0" w:unhideWhenUsed="0"/>
    <w:lsdException w:name="header" w:locked="1" w:semiHidden="0" w:unhideWhenUsed="0"/>
    <w:lsdException w:name="footer" w:locked="1" w:semiHidden="0" w:uiPriority="0" w:unhideWhenUsed="0"/>
    <w:lsdException w:name="caption" w:locked="1" w:uiPriority="35" w:qFormat="1"/>
    <w:lsdException w:name="page number" w:locked="1" w:semiHidden="0" w:unhideWhenUsed="0"/>
    <w:lsdException w:name="List Bullet" w:uiPriority="9" w:qFormat="1"/>
    <w:lsdException w:name="List Number" w:uiPriority="9" w:qFormat="1"/>
    <w:lsdException w:name="List Number 2" w:uiPriority="1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22"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41"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5AD7"/>
    <w:pPr>
      <w:spacing w:after="200" w:line="276" w:lineRule="auto"/>
    </w:pPr>
    <w:rPr>
      <w:rFonts w:asciiTheme="minorHAnsi" w:eastAsiaTheme="minorHAnsi" w:hAnsiTheme="minorHAnsi" w:cstheme="minorBidi"/>
      <w:lang w:eastAsia="en-US"/>
    </w:rPr>
  </w:style>
  <w:style w:type="paragraph" w:styleId="berschrift1">
    <w:name w:val="heading 1"/>
    <w:basedOn w:val="Standard"/>
    <w:next w:val="Standard"/>
    <w:link w:val="berschrift1Zchn"/>
    <w:uiPriority w:val="99"/>
    <w:qFormat/>
    <w:locked/>
    <w:rsid w:val="009D08D9"/>
    <w:pPr>
      <w:keepNext/>
      <w:numPr>
        <w:numId w:val="2"/>
      </w:numPr>
      <w:spacing w:before="240" w:after="120"/>
      <w:outlineLvl w:val="0"/>
    </w:pPr>
    <w:rPr>
      <w:rFonts w:ascii="Polo" w:eastAsia="Times New Roman" w:hAnsi="Polo" w:cs="Arial"/>
      <w:b/>
      <w:bCs/>
      <w:kern w:val="32"/>
      <w:sz w:val="40"/>
      <w:szCs w:val="32"/>
      <w:lang w:val="en-GB"/>
    </w:rPr>
  </w:style>
  <w:style w:type="paragraph" w:styleId="berschrift2">
    <w:name w:val="heading 2"/>
    <w:basedOn w:val="Standard"/>
    <w:next w:val="Standard"/>
    <w:link w:val="berschrift2Zchn"/>
    <w:uiPriority w:val="99"/>
    <w:qFormat/>
    <w:locked/>
    <w:rsid w:val="009D08D9"/>
    <w:pPr>
      <w:keepNext/>
      <w:numPr>
        <w:ilvl w:val="1"/>
        <w:numId w:val="3"/>
      </w:numPr>
      <w:spacing w:before="240" w:after="60"/>
      <w:outlineLvl w:val="1"/>
    </w:pPr>
    <w:rPr>
      <w:rFonts w:ascii="Polo" w:eastAsia="Times New Roman" w:hAnsi="Polo" w:cs="Arial"/>
      <w:b/>
      <w:bCs/>
      <w:sz w:val="38"/>
    </w:rPr>
  </w:style>
  <w:style w:type="paragraph" w:styleId="berschrift3">
    <w:name w:val="heading 3"/>
    <w:basedOn w:val="Standard"/>
    <w:next w:val="Standard"/>
    <w:link w:val="berschrift3Zchn"/>
    <w:uiPriority w:val="99"/>
    <w:qFormat/>
    <w:locked/>
    <w:rsid w:val="009D08D9"/>
    <w:pPr>
      <w:keepNext/>
      <w:numPr>
        <w:ilvl w:val="2"/>
        <w:numId w:val="3"/>
      </w:numPr>
      <w:spacing w:before="240" w:after="60"/>
      <w:outlineLvl w:val="2"/>
    </w:pPr>
    <w:rPr>
      <w:rFonts w:ascii="Polo" w:eastAsia="Times New Roman" w:hAnsi="Polo" w:cs="Arial"/>
      <w:b/>
      <w:bCs/>
      <w:sz w:val="34"/>
    </w:rPr>
  </w:style>
  <w:style w:type="paragraph" w:styleId="berschrift4">
    <w:name w:val="heading 4"/>
    <w:basedOn w:val="Standard"/>
    <w:next w:val="Standard"/>
    <w:link w:val="berschrift4Zchn"/>
    <w:uiPriority w:val="1"/>
    <w:qFormat/>
    <w:locked/>
    <w:rsid w:val="00405BB7"/>
    <w:pPr>
      <w:keepNext/>
      <w:numPr>
        <w:ilvl w:val="3"/>
        <w:numId w:val="3"/>
      </w:numPr>
      <w:spacing w:before="240" w:after="60"/>
      <w:ind w:left="864"/>
      <w:outlineLvl w:val="3"/>
    </w:pPr>
    <w:rPr>
      <w:rFonts w:ascii="Polo" w:eastAsia="Times New Roman" w:hAnsi="Polo" w:cs="Arial"/>
      <w:b/>
      <w:bCs/>
      <w:sz w:val="32"/>
      <w:szCs w:val="28"/>
    </w:rPr>
  </w:style>
  <w:style w:type="paragraph" w:styleId="berschrift5">
    <w:name w:val="heading 5"/>
    <w:basedOn w:val="Standard"/>
    <w:next w:val="Standard"/>
    <w:link w:val="berschrift5Zchn"/>
    <w:uiPriority w:val="1"/>
    <w:qFormat/>
    <w:locked/>
    <w:rsid w:val="009D08D9"/>
    <w:pPr>
      <w:numPr>
        <w:ilvl w:val="4"/>
        <w:numId w:val="3"/>
      </w:numPr>
      <w:spacing w:before="240" w:after="60"/>
      <w:outlineLvl w:val="4"/>
    </w:pPr>
    <w:rPr>
      <w:rFonts w:ascii="Polo" w:eastAsia="Times New Roman" w:hAnsi="Polo" w:cs="Arial"/>
      <w:b/>
      <w:bCs/>
      <w:iCs/>
      <w:sz w:val="32"/>
      <w:szCs w:val="26"/>
    </w:rPr>
  </w:style>
  <w:style w:type="paragraph" w:styleId="berschrift6">
    <w:name w:val="heading 6"/>
    <w:basedOn w:val="Standard"/>
    <w:next w:val="Standard"/>
    <w:link w:val="berschrift6Zchn"/>
    <w:uiPriority w:val="1"/>
    <w:qFormat/>
    <w:locked/>
    <w:rsid w:val="009D08D9"/>
    <w:pPr>
      <w:numPr>
        <w:ilvl w:val="5"/>
        <w:numId w:val="3"/>
      </w:numPr>
      <w:spacing w:before="240" w:after="60"/>
      <w:outlineLvl w:val="5"/>
    </w:pPr>
    <w:rPr>
      <w:rFonts w:ascii="Polo" w:eastAsia="Times New Roman" w:hAnsi="Polo" w:cs="Arial"/>
      <w:b/>
      <w:bCs/>
      <w:sz w:val="30"/>
    </w:rPr>
  </w:style>
  <w:style w:type="paragraph" w:styleId="berschrift7">
    <w:name w:val="heading 7"/>
    <w:basedOn w:val="Standard"/>
    <w:next w:val="Standard"/>
    <w:link w:val="berschrift7Zchn"/>
    <w:uiPriority w:val="1"/>
    <w:qFormat/>
    <w:locked/>
    <w:rsid w:val="009D08D9"/>
    <w:pPr>
      <w:numPr>
        <w:ilvl w:val="6"/>
        <w:numId w:val="3"/>
      </w:numPr>
      <w:spacing w:before="240" w:after="60"/>
      <w:outlineLvl w:val="6"/>
    </w:pPr>
    <w:rPr>
      <w:rFonts w:ascii="Polo" w:eastAsia="Times New Roman" w:hAnsi="Polo" w:cs="Arial"/>
      <w:b/>
      <w:sz w:val="28"/>
    </w:rPr>
  </w:style>
  <w:style w:type="paragraph" w:styleId="berschrift8">
    <w:name w:val="heading 8"/>
    <w:basedOn w:val="Standard"/>
    <w:next w:val="Standard"/>
    <w:link w:val="berschrift8Zchn"/>
    <w:uiPriority w:val="1"/>
    <w:qFormat/>
    <w:locked/>
    <w:rsid w:val="009D08D9"/>
    <w:pPr>
      <w:numPr>
        <w:ilvl w:val="7"/>
        <w:numId w:val="3"/>
      </w:numPr>
      <w:spacing w:before="240" w:after="60"/>
      <w:outlineLvl w:val="7"/>
    </w:pPr>
    <w:rPr>
      <w:rFonts w:ascii="Polo" w:eastAsia="Times New Roman" w:hAnsi="Polo" w:cs="Arial"/>
      <w:b/>
      <w:iCs/>
      <w:sz w:val="26"/>
    </w:rPr>
  </w:style>
  <w:style w:type="paragraph" w:styleId="berschrift9">
    <w:name w:val="heading 9"/>
    <w:basedOn w:val="Standard"/>
    <w:next w:val="Standard"/>
    <w:link w:val="berschrift9Zchn"/>
    <w:uiPriority w:val="1"/>
    <w:qFormat/>
    <w:locked/>
    <w:rsid w:val="0021684A"/>
    <w:pPr>
      <w:numPr>
        <w:ilvl w:val="8"/>
        <w:numId w:val="3"/>
      </w:numPr>
      <w:spacing w:before="240" w:after="60"/>
      <w:outlineLvl w:val="8"/>
    </w:pPr>
    <w:rPr>
      <w:rFonts w:ascii="Arial" w:eastAsia="Times New Roman"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9D08D9"/>
    <w:rPr>
      <w:rFonts w:ascii="Polo" w:eastAsia="Times New Roman" w:hAnsi="Polo" w:cs="Arial"/>
      <w:b/>
      <w:bCs/>
      <w:kern w:val="32"/>
      <w:sz w:val="40"/>
      <w:szCs w:val="32"/>
      <w:lang w:val="en-GB" w:eastAsia="en-US"/>
    </w:rPr>
  </w:style>
  <w:style w:type="character" w:customStyle="1" w:styleId="berschrift2Zchn">
    <w:name w:val="Überschrift 2 Zchn"/>
    <w:basedOn w:val="Absatz-Standardschriftart"/>
    <w:link w:val="berschrift2"/>
    <w:uiPriority w:val="99"/>
    <w:rsid w:val="009D08D9"/>
    <w:rPr>
      <w:rFonts w:ascii="Polo" w:eastAsia="Times New Roman" w:hAnsi="Polo" w:cs="Arial"/>
      <w:b/>
      <w:bCs/>
      <w:sz w:val="38"/>
      <w:lang w:eastAsia="en-US"/>
    </w:rPr>
  </w:style>
  <w:style w:type="character" w:customStyle="1" w:styleId="berschrift3Zchn">
    <w:name w:val="Überschrift 3 Zchn"/>
    <w:basedOn w:val="Absatz-Standardschriftart"/>
    <w:link w:val="berschrift3"/>
    <w:uiPriority w:val="99"/>
    <w:rsid w:val="009D08D9"/>
    <w:rPr>
      <w:rFonts w:ascii="Polo" w:eastAsia="Times New Roman" w:hAnsi="Polo" w:cs="Arial"/>
      <w:b/>
      <w:bCs/>
      <w:sz w:val="34"/>
      <w:lang w:eastAsia="en-US"/>
    </w:rPr>
  </w:style>
  <w:style w:type="character" w:customStyle="1" w:styleId="berschrift4Zchn">
    <w:name w:val="Überschrift 4 Zchn"/>
    <w:basedOn w:val="Absatz-Standardschriftart"/>
    <w:link w:val="berschrift4"/>
    <w:uiPriority w:val="1"/>
    <w:rsid w:val="00405BB7"/>
    <w:rPr>
      <w:rFonts w:ascii="Polo" w:eastAsia="Times New Roman" w:hAnsi="Polo" w:cs="Arial"/>
      <w:b/>
      <w:bCs/>
      <w:sz w:val="32"/>
      <w:szCs w:val="28"/>
      <w:lang w:eastAsia="en-US"/>
    </w:rPr>
  </w:style>
  <w:style w:type="character" w:customStyle="1" w:styleId="berschrift5Zchn">
    <w:name w:val="Überschrift 5 Zchn"/>
    <w:basedOn w:val="Absatz-Standardschriftart"/>
    <w:link w:val="berschrift5"/>
    <w:uiPriority w:val="1"/>
    <w:rsid w:val="009D08D9"/>
    <w:rPr>
      <w:rFonts w:ascii="Polo" w:eastAsia="Times New Roman" w:hAnsi="Polo" w:cs="Arial"/>
      <w:b/>
      <w:bCs/>
      <w:iCs/>
      <w:sz w:val="32"/>
      <w:szCs w:val="26"/>
      <w:lang w:eastAsia="en-US"/>
    </w:rPr>
  </w:style>
  <w:style w:type="character" w:customStyle="1" w:styleId="berschrift6Zchn">
    <w:name w:val="Überschrift 6 Zchn"/>
    <w:basedOn w:val="Absatz-Standardschriftart"/>
    <w:link w:val="berschrift6"/>
    <w:uiPriority w:val="1"/>
    <w:rsid w:val="009D08D9"/>
    <w:rPr>
      <w:rFonts w:ascii="Polo" w:eastAsia="Times New Roman" w:hAnsi="Polo" w:cs="Arial"/>
      <w:b/>
      <w:bCs/>
      <w:sz w:val="30"/>
      <w:lang w:eastAsia="en-US"/>
    </w:rPr>
  </w:style>
  <w:style w:type="character" w:customStyle="1" w:styleId="berschrift7Zchn">
    <w:name w:val="Überschrift 7 Zchn"/>
    <w:basedOn w:val="Absatz-Standardschriftart"/>
    <w:link w:val="berschrift7"/>
    <w:uiPriority w:val="1"/>
    <w:rsid w:val="009D08D9"/>
    <w:rPr>
      <w:rFonts w:ascii="Polo" w:eastAsia="Times New Roman" w:hAnsi="Polo" w:cs="Arial"/>
      <w:b/>
      <w:sz w:val="28"/>
      <w:lang w:eastAsia="en-US"/>
    </w:rPr>
  </w:style>
  <w:style w:type="character" w:customStyle="1" w:styleId="berschrift8Zchn">
    <w:name w:val="Überschrift 8 Zchn"/>
    <w:basedOn w:val="Absatz-Standardschriftart"/>
    <w:link w:val="berschrift8"/>
    <w:uiPriority w:val="1"/>
    <w:rsid w:val="009D08D9"/>
    <w:rPr>
      <w:rFonts w:ascii="Polo" w:eastAsia="Times New Roman" w:hAnsi="Polo" w:cs="Arial"/>
      <w:b/>
      <w:iCs/>
      <w:sz w:val="26"/>
      <w:lang w:eastAsia="en-US"/>
    </w:rPr>
  </w:style>
  <w:style w:type="character" w:customStyle="1" w:styleId="berschrift9Zchn">
    <w:name w:val="Überschrift 9 Zchn"/>
    <w:basedOn w:val="Absatz-Standardschriftart"/>
    <w:link w:val="berschrift9"/>
    <w:uiPriority w:val="1"/>
    <w:rsid w:val="0021684A"/>
    <w:rPr>
      <w:rFonts w:ascii="Arial" w:eastAsia="Times New Roman" w:hAnsi="Arial" w:cs="Arial"/>
      <w:lang w:eastAsia="en-US"/>
    </w:rPr>
  </w:style>
  <w:style w:type="paragraph" w:customStyle="1" w:styleId="Standa">
    <w:name w:val="Standa"/>
    <w:uiPriority w:val="99"/>
    <w:rsid w:val="006631A5"/>
    <w:rPr>
      <w:rFonts w:ascii="Times New Roman" w:hAnsi="Times New Roman"/>
      <w:sz w:val="24"/>
      <w:szCs w:val="24"/>
    </w:rPr>
  </w:style>
  <w:style w:type="table" w:customStyle="1" w:styleId="NormaleTabe">
    <w:name w:val="Normale Tabe"/>
    <w:uiPriority w:val="99"/>
    <w:semiHidden/>
    <w:rsid w:val="00746168"/>
    <w:rPr>
      <w:sz w:val="20"/>
      <w:szCs w:val="20"/>
      <w:lang w:eastAsia="en-US"/>
    </w:rPr>
    <w:tblPr>
      <w:tblInd w:w="0" w:type="dxa"/>
      <w:tblCellMar>
        <w:top w:w="0" w:type="dxa"/>
        <w:left w:w="108" w:type="dxa"/>
        <w:bottom w:w="0" w:type="dxa"/>
        <w:right w:w="108" w:type="dxa"/>
      </w:tblCellMar>
    </w:tblPr>
  </w:style>
  <w:style w:type="paragraph" w:customStyle="1" w:styleId="Standa1">
    <w:name w:val="Standa1"/>
    <w:uiPriority w:val="99"/>
    <w:rsid w:val="006F66C3"/>
    <w:rPr>
      <w:rFonts w:ascii="Polo" w:hAnsi="Polo"/>
      <w:szCs w:val="20"/>
    </w:rPr>
  </w:style>
  <w:style w:type="paragraph" w:customStyle="1" w:styleId="berschri">
    <w:name w:val="berschri"/>
    <w:basedOn w:val="Standa1"/>
    <w:next w:val="Standa1"/>
    <w:uiPriority w:val="99"/>
    <w:rsid w:val="00887FD1"/>
    <w:pPr>
      <w:keepNext/>
      <w:numPr>
        <w:numId w:val="1"/>
      </w:numPr>
      <w:spacing w:before="240" w:after="60"/>
      <w:outlineLvl w:val="0"/>
    </w:pPr>
    <w:rPr>
      <w:rFonts w:cs="Arial"/>
      <w:b/>
      <w:bCs/>
      <w:kern w:val="32"/>
      <w:sz w:val="32"/>
      <w:szCs w:val="32"/>
    </w:rPr>
  </w:style>
  <w:style w:type="paragraph" w:customStyle="1" w:styleId="berschri8">
    <w:name w:val="berschri8"/>
    <w:basedOn w:val="Standa1"/>
    <w:next w:val="Standa1"/>
    <w:uiPriority w:val="99"/>
    <w:rsid w:val="00887FD1"/>
    <w:pPr>
      <w:keepNext/>
      <w:numPr>
        <w:ilvl w:val="1"/>
        <w:numId w:val="1"/>
      </w:numPr>
      <w:spacing w:before="240" w:after="60"/>
      <w:outlineLvl w:val="1"/>
    </w:pPr>
    <w:rPr>
      <w:rFonts w:cs="Arial"/>
      <w:b/>
      <w:bCs/>
      <w:i/>
      <w:iCs/>
      <w:sz w:val="28"/>
      <w:szCs w:val="28"/>
    </w:rPr>
  </w:style>
  <w:style w:type="paragraph" w:customStyle="1" w:styleId="berschri7">
    <w:name w:val="berschri7"/>
    <w:basedOn w:val="Standa1"/>
    <w:next w:val="Standa1"/>
    <w:uiPriority w:val="99"/>
    <w:rsid w:val="00887FD1"/>
    <w:pPr>
      <w:keepNext/>
      <w:numPr>
        <w:ilvl w:val="2"/>
        <w:numId w:val="1"/>
      </w:numPr>
      <w:spacing w:before="240" w:after="60"/>
      <w:outlineLvl w:val="2"/>
    </w:pPr>
    <w:rPr>
      <w:rFonts w:cs="Arial"/>
      <w:b/>
      <w:bCs/>
      <w:sz w:val="26"/>
      <w:szCs w:val="26"/>
    </w:rPr>
  </w:style>
  <w:style w:type="paragraph" w:customStyle="1" w:styleId="berschri6">
    <w:name w:val="berschri6"/>
    <w:basedOn w:val="EONISInhaltsverzeichnis"/>
    <w:next w:val="Standa1"/>
    <w:uiPriority w:val="99"/>
    <w:rsid w:val="00887FD1"/>
    <w:pPr>
      <w:keepNext/>
      <w:numPr>
        <w:ilvl w:val="3"/>
        <w:numId w:val="1"/>
      </w:numPr>
      <w:spacing w:before="240" w:after="60"/>
      <w:outlineLvl w:val="3"/>
    </w:pPr>
    <w:rPr>
      <w:b w:val="0"/>
      <w:bCs/>
      <w:sz w:val="28"/>
      <w:szCs w:val="28"/>
    </w:rPr>
  </w:style>
  <w:style w:type="paragraph" w:customStyle="1" w:styleId="EONISInhaltsverzeichnis">
    <w:name w:val="EON:IS Inhaltsverzeichnis"/>
    <w:basedOn w:val="EONISKapitelbezeichnung"/>
    <w:uiPriority w:val="99"/>
    <w:rsid w:val="00887FD1"/>
  </w:style>
  <w:style w:type="paragraph" w:customStyle="1" w:styleId="EONISKapitelbezeichnung">
    <w:name w:val="EON:IS Kapitelbezeichnung"/>
    <w:next w:val="Standa1"/>
    <w:uiPriority w:val="99"/>
    <w:rsid w:val="00887FD1"/>
    <w:pPr>
      <w:spacing w:line="210" w:lineRule="exact"/>
    </w:pPr>
    <w:rPr>
      <w:rFonts w:ascii="Polo" w:hAnsi="Polo"/>
      <w:b/>
      <w:spacing w:val="6"/>
      <w:sz w:val="18"/>
      <w:szCs w:val="18"/>
      <w:lang w:eastAsia="en-US"/>
    </w:rPr>
  </w:style>
  <w:style w:type="paragraph" w:customStyle="1" w:styleId="berschri5">
    <w:name w:val="berschri5"/>
    <w:basedOn w:val="Standa1"/>
    <w:next w:val="Standa1"/>
    <w:uiPriority w:val="99"/>
    <w:rsid w:val="00887FD1"/>
    <w:pPr>
      <w:numPr>
        <w:ilvl w:val="4"/>
        <w:numId w:val="1"/>
      </w:numPr>
      <w:spacing w:before="240" w:after="60"/>
      <w:outlineLvl w:val="4"/>
    </w:pPr>
    <w:rPr>
      <w:b/>
      <w:bCs/>
      <w:i/>
      <w:iCs/>
      <w:sz w:val="26"/>
      <w:szCs w:val="26"/>
    </w:rPr>
  </w:style>
  <w:style w:type="paragraph" w:customStyle="1" w:styleId="berschri4">
    <w:name w:val="berschri4"/>
    <w:basedOn w:val="Standa1"/>
    <w:next w:val="Standa1"/>
    <w:uiPriority w:val="99"/>
    <w:rsid w:val="00887FD1"/>
    <w:pPr>
      <w:numPr>
        <w:ilvl w:val="5"/>
        <w:numId w:val="1"/>
      </w:numPr>
      <w:spacing w:before="240" w:after="60"/>
      <w:outlineLvl w:val="5"/>
    </w:pPr>
    <w:rPr>
      <w:b/>
      <w:bCs/>
      <w:szCs w:val="22"/>
    </w:rPr>
  </w:style>
  <w:style w:type="paragraph" w:customStyle="1" w:styleId="berschri3">
    <w:name w:val="berschri3"/>
    <w:basedOn w:val="Standa1"/>
    <w:next w:val="Standa1"/>
    <w:uiPriority w:val="99"/>
    <w:rsid w:val="00887FD1"/>
    <w:pPr>
      <w:numPr>
        <w:ilvl w:val="6"/>
        <w:numId w:val="1"/>
      </w:numPr>
      <w:spacing w:before="240" w:after="60"/>
      <w:outlineLvl w:val="6"/>
    </w:pPr>
    <w:rPr>
      <w:szCs w:val="24"/>
    </w:rPr>
  </w:style>
  <w:style w:type="paragraph" w:customStyle="1" w:styleId="berschri2">
    <w:name w:val="berschri2"/>
    <w:basedOn w:val="Standa1"/>
    <w:next w:val="Standa1"/>
    <w:uiPriority w:val="99"/>
    <w:rsid w:val="00887FD1"/>
    <w:pPr>
      <w:numPr>
        <w:ilvl w:val="7"/>
        <w:numId w:val="1"/>
      </w:numPr>
      <w:spacing w:before="240" w:after="60"/>
      <w:outlineLvl w:val="7"/>
    </w:pPr>
    <w:rPr>
      <w:i/>
      <w:iCs/>
      <w:szCs w:val="24"/>
    </w:rPr>
  </w:style>
  <w:style w:type="paragraph" w:customStyle="1" w:styleId="berschri1">
    <w:name w:val="berschri1"/>
    <w:basedOn w:val="Standa1"/>
    <w:next w:val="Standa1"/>
    <w:uiPriority w:val="99"/>
    <w:rsid w:val="00887FD1"/>
    <w:pPr>
      <w:numPr>
        <w:ilvl w:val="8"/>
        <w:numId w:val="1"/>
      </w:numPr>
      <w:spacing w:before="240" w:after="60"/>
      <w:outlineLvl w:val="8"/>
    </w:pPr>
    <w:rPr>
      <w:rFonts w:cs="Arial"/>
      <w:szCs w:val="22"/>
    </w:rPr>
  </w:style>
  <w:style w:type="table" w:customStyle="1" w:styleId="NormaleTabe1">
    <w:name w:val="Normale Tabe1"/>
    <w:uiPriority w:val="99"/>
    <w:semiHidden/>
    <w:rsid w:val="006631A5"/>
    <w:rPr>
      <w:sz w:val="20"/>
      <w:szCs w:val="20"/>
      <w:lang w:eastAsia="en-US"/>
    </w:rPr>
    <w:tblPr>
      <w:tblInd w:w="0" w:type="dxa"/>
      <w:tblCellMar>
        <w:top w:w="0" w:type="dxa"/>
        <w:left w:w="108" w:type="dxa"/>
        <w:bottom w:w="0" w:type="dxa"/>
        <w:right w:w="108" w:type="dxa"/>
      </w:tblCellMar>
    </w:tblPr>
  </w:style>
  <w:style w:type="paragraph" w:customStyle="1" w:styleId="Kopfze">
    <w:name w:val="Kopfze"/>
    <w:basedOn w:val="Standa1"/>
    <w:uiPriority w:val="99"/>
    <w:rsid w:val="00887FD1"/>
    <w:pPr>
      <w:tabs>
        <w:tab w:val="center" w:pos="4536"/>
        <w:tab w:val="right" w:pos="9072"/>
      </w:tabs>
    </w:pPr>
  </w:style>
  <w:style w:type="character" w:customStyle="1" w:styleId="Eintragsdaten">
    <w:name w:val="Eintragsdaten"/>
    <w:uiPriority w:val="99"/>
    <w:rsid w:val="00887FD1"/>
    <w:rPr>
      <w:rFonts w:ascii="Times New Roman" w:hAnsi="Times New Roman"/>
      <w:spacing w:val="0"/>
      <w:sz w:val="24"/>
    </w:rPr>
  </w:style>
  <w:style w:type="paragraph" w:customStyle="1" w:styleId="EONISKapitelbezeichnungNach6pt">
    <w:name w:val="EON:IS Kapitelbezeichnung + Nach:  6 pt"/>
    <w:basedOn w:val="EONISKapitelbezeichnung"/>
    <w:uiPriority w:val="99"/>
    <w:rsid w:val="00887FD1"/>
    <w:pPr>
      <w:spacing w:after="120"/>
    </w:pPr>
    <w:rPr>
      <w:bCs/>
      <w:szCs w:val="20"/>
    </w:rPr>
  </w:style>
  <w:style w:type="paragraph" w:customStyle="1" w:styleId="EONISProduktname">
    <w:name w:val="EON:IS Produktname"/>
    <w:next w:val="Standa1"/>
    <w:uiPriority w:val="99"/>
    <w:rsid w:val="00887FD1"/>
    <w:pPr>
      <w:spacing w:line="300" w:lineRule="exact"/>
    </w:pPr>
    <w:rPr>
      <w:rFonts w:ascii="Polo" w:hAnsi="Polo"/>
      <w:noProof/>
      <w:spacing w:val="6"/>
      <w:sz w:val="30"/>
      <w:szCs w:val="30"/>
    </w:rPr>
  </w:style>
  <w:style w:type="paragraph" w:customStyle="1" w:styleId="EONISStandard">
    <w:name w:val="EON:IS Standard"/>
    <w:uiPriority w:val="99"/>
    <w:rsid w:val="00887FD1"/>
    <w:pPr>
      <w:spacing w:line="210" w:lineRule="exact"/>
    </w:pPr>
    <w:rPr>
      <w:rFonts w:ascii="Polo" w:hAnsi="Polo"/>
      <w:noProof/>
      <w:sz w:val="18"/>
      <w:szCs w:val="18"/>
    </w:rPr>
  </w:style>
  <w:style w:type="table" w:customStyle="1" w:styleId="Tabellengi">
    <w:name w:val="Tabellengi"/>
    <w:basedOn w:val="NormaleTabe1"/>
    <w:uiPriority w:val="99"/>
    <w:rsid w:val="00887FD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rsid w:val="0021684A"/>
    <w:rPr>
      <w:rFonts w:cs="Times New Roman"/>
    </w:rPr>
  </w:style>
  <w:style w:type="paragraph" w:styleId="Verzeichnis1">
    <w:name w:val="toc 1"/>
    <w:aliases w:val="EON"/>
    <w:basedOn w:val="EONISInhaltsverzeichnis"/>
    <w:next w:val="Standa1"/>
    <w:uiPriority w:val="39"/>
    <w:qFormat/>
    <w:rsid w:val="002B6403"/>
    <w:pPr>
      <w:tabs>
        <w:tab w:val="left" w:pos="709"/>
        <w:tab w:val="right" w:leader="dot" w:pos="9798"/>
      </w:tabs>
      <w:spacing w:before="60"/>
      <w:ind w:left="709" w:hanging="709"/>
    </w:pPr>
    <w:rPr>
      <w:sz w:val="22"/>
    </w:rPr>
  </w:style>
  <w:style w:type="paragraph" w:styleId="Verzeichnis2">
    <w:name w:val="toc 2"/>
    <w:aliases w:val="EON I"/>
    <w:basedOn w:val="EONISInhaltsverzeichnis"/>
    <w:next w:val="Standa1"/>
    <w:uiPriority w:val="39"/>
    <w:qFormat/>
    <w:rsid w:val="004243EF"/>
    <w:pPr>
      <w:tabs>
        <w:tab w:val="left" w:pos="709"/>
        <w:tab w:val="right" w:leader="dot" w:pos="9798"/>
      </w:tabs>
      <w:ind w:left="709" w:hanging="709"/>
    </w:pPr>
    <w:rPr>
      <w:b w:val="0"/>
      <w:sz w:val="22"/>
    </w:rPr>
  </w:style>
  <w:style w:type="paragraph" w:styleId="Verzeichnis3">
    <w:name w:val="toc 3"/>
    <w:aliases w:val="EON I7"/>
    <w:basedOn w:val="EONISInhaltsverzeichnis"/>
    <w:next w:val="Standa1"/>
    <w:uiPriority w:val="39"/>
    <w:qFormat/>
    <w:rsid w:val="004243EF"/>
    <w:pPr>
      <w:tabs>
        <w:tab w:val="left" w:pos="992"/>
        <w:tab w:val="right" w:leader="dot" w:pos="9798"/>
      </w:tabs>
      <w:ind w:left="992" w:hanging="992"/>
    </w:pPr>
    <w:rPr>
      <w:b w:val="0"/>
      <w:sz w:val="22"/>
    </w:rPr>
  </w:style>
  <w:style w:type="paragraph" w:styleId="Verzeichnis4">
    <w:name w:val="toc 4"/>
    <w:aliases w:val="EON I6"/>
    <w:basedOn w:val="EONISInhaltsverzeichnis"/>
    <w:next w:val="Standa1"/>
    <w:uiPriority w:val="99"/>
    <w:semiHidden/>
    <w:rsid w:val="001D2F68"/>
    <w:pPr>
      <w:tabs>
        <w:tab w:val="left" w:pos="1276"/>
        <w:tab w:val="right" w:leader="dot" w:pos="9798"/>
      </w:tabs>
      <w:ind w:left="1276" w:hanging="1276"/>
    </w:pPr>
    <w:rPr>
      <w:b w:val="0"/>
      <w:sz w:val="22"/>
    </w:rPr>
  </w:style>
  <w:style w:type="paragraph" w:styleId="Verzeichnis5">
    <w:name w:val="toc 5"/>
    <w:aliases w:val="EON I5"/>
    <w:basedOn w:val="EONISInhaltsverzeichnis"/>
    <w:next w:val="Standa1"/>
    <w:uiPriority w:val="99"/>
    <w:semiHidden/>
    <w:rsid w:val="001D2F68"/>
    <w:pPr>
      <w:tabs>
        <w:tab w:val="left" w:pos="1559"/>
        <w:tab w:val="right" w:leader="dot" w:pos="9798"/>
      </w:tabs>
      <w:ind w:left="1559" w:hanging="1559"/>
    </w:pPr>
    <w:rPr>
      <w:b w:val="0"/>
      <w:sz w:val="22"/>
    </w:rPr>
  </w:style>
  <w:style w:type="paragraph" w:styleId="Verzeichnis6">
    <w:name w:val="toc 6"/>
    <w:aliases w:val="EON I4"/>
    <w:basedOn w:val="EONISInhaltsverzeichnis"/>
    <w:next w:val="Standa1"/>
    <w:uiPriority w:val="99"/>
    <w:semiHidden/>
    <w:rsid w:val="001D2F68"/>
    <w:pPr>
      <w:tabs>
        <w:tab w:val="left" w:pos="1843"/>
        <w:tab w:val="right" w:leader="dot" w:pos="9798"/>
      </w:tabs>
      <w:ind w:left="1843" w:hanging="1843"/>
    </w:pPr>
    <w:rPr>
      <w:b w:val="0"/>
      <w:sz w:val="22"/>
    </w:rPr>
  </w:style>
  <w:style w:type="paragraph" w:styleId="Verzeichnis7">
    <w:name w:val="toc 7"/>
    <w:aliases w:val="EON I3"/>
    <w:basedOn w:val="EONISInhaltsverzeichnis"/>
    <w:next w:val="Standa1"/>
    <w:uiPriority w:val="99"/>
    <w:semiHidden/>
    <w:rsid w:val="001D2F68"/>
    <w:pPr>
      <w:tabs>
        <w:tab w:val="left" w:pos="2126"/>
        <w:tab w:val="right" w:leader="dot" w:pos="9798"/>
      </w:tabs>
      <w:ind w:left="2126" w:hanging="2126"/>
    </w:pPr>
    <w:rPr>
      <w:b w:val="0"/>
      <w:sz w:val="22"/>
    </w:rPr>
  </w:style>
  <w:style w:type="paragraph" w:styleId="Verzeichnis8">
    <w:name w:val="toc 8"/>
    <w:aliases w:val="EON I2"/>
    <w:basedOn w:val="EONISInhaltsverzeichnis"/>
    <w:next w:val="Standa1"/>
    <w:uiPriority w:val="99"/>
    <w:semiHidden/>
    <w:rsid w:val="001D2F68"/>
    <w:pPr>
      <w:tabs>
        <w:tab w:val="left" w:pos="2410"/>
        <w:tab w:val="right" w:leader="dot" w:pos="9798"/>
      </w:tabs>
      <w:ind w:left="2410" w:hanging="2410"/>
    </w:pPr>
    <w:rPr>
      <w:b w:val="0"/>
      <w:sz w:val="22"/>
    </w:rPr>
  </w:style>
  <w:style w:type="paragraph" w:styleId="Verzeichnis9">
    <w:name w:val="toc 9"/>
    <w:aliases w:val="EON I1"/>
    <w:basedOn w:val="EONISInhaltsverzeichnis"/>
    <w:next w:val="Standa1"/>
    <w:uiPriority w:val="99"/>
    <w:semiHidden/>
    <w:rsid w:val="001D2F68"/>
    <w:pPr>
      <w:tabs>
        <w:tab w:val="left" w:pos="2693"/>
        <w:tab w:val="right" w:leader="dot" w:pos="9798"/>
      </w:tabs>
      <w:ind w:left="2693" w:hanging="2693"/>
    </w:pPr>
    <w:rPr>
      <w:b w:val="0"/>
      <w:sz w:val="22"/>
    </w:rPr>
  </w:style>
  <w:style w:type="paragraph" w:customStyle="1" w:styleId="Default">
    <w:name w:val="Default"/>
    <w:uiPriority w:val="99"/>
    <w:rsid w:val="00887FD1"/>
    <w:pPr>
      <w:widowControl w:val="0"/>
      <w:autoSpaceDE w:val="0"/>
      <w:autoSpaceDN w:val="0"/>
      <w:adjustRightInd w:val="0"/>
    </w:pPr>
    <w:rPr>
      <w:rFonts w:ascii="Arial" w:hAnsi="Arial" w:cs="Arial"/>
      <w:color w:val="000000"/>
      <w:sz w:val="24"/>
      <w:szCs w:val="24"/>
    </w:rPr>
  </w:style>
  <w:style w:type="paragraph" w:customStyle="1" w:styleId="TabellentextChar">
    <w:name w:val="Tabellentext Char"/>
    <w:basedOn w:val="Standa1"/>
    <w:uiPriority w:val="99"/>
    <w:rsid w:val="00887FD1"/>
    <w:pPr>
      <w:spacing w:before="20" w:after="20"/>
    </w:pPr>
    <w:rPr>
      <w:rFonts w:ascii="Arial" w:hAnsi="Arial" w:cs="Arial"/>
    </w:rPr>
  </w:style>
  <w:style w:type="character" w:customStyle="1" w:styleId="EISStandard">
    <w:name w:val="EIS Standard"/>
    <w:basedOn w:val="Absatz-Standardschriftart"/>
    <w:uiPriority w:val="99"/>
    <w:rsid w:val="0021684A"/>
    <w:rPr>
      <w:rFonts w:ascii="Polo" w:hAnsi="Polo" w:cs="Times New Roman"/>
      <w:sz w:val="22"/>
    </w:rPr>
  </w:style>
  <w:style w:type="paragraph" w:customStyle="1" w:styleId="EISKapitelbezeichnung">
    <w:name w:val="EIS Kapitelbezeichnung"/>
    <w:basedOn w:val="Standa1"/>
    <w:uiPriority w:val="99"/>
    <w:rsid w:val="004243EF"/>
    <w:pPr>
      <w:spacing w:before="120" w:line="210" w:lineRule="atLeast"/>
    </w:pPr>
    <w:rPr>
      <w:rFonts w:cs="Polo"/>
      <w:b/>
      <w:bCs/>
      <w:spacing w:val="6"/>
      <w:sz w:val="18"/>
      <w:szCs w:val="18"/>
      <w:lang w:eastAsia="en-US"/>
    </w:rPr>
  </w:style>
  <w:style w:type="character" w:styleId="Hyperlink">
    <w:name w:val="Hyperlink"/>
    <w:basedOn w:val="Absatz-Standardschriftart"/>
    <w:uiPriority w:val="99"/>
    <w:rsid w:val="0021684A"/>
    <w:rPr>
      <w:rFonts w:cs="Times New Roman"/>
      <w:color w:val="0000FF"/>
      <w:u w:val="single"/>
    </w:rPr>
  </w:style>
  <w:style w:type="paragraph" w:customStyle="1" w:styleId="Kopfze1">
    <w:name w:val="Kopfze1"/>
    <w:basedOn w:val="Standa"/>
    <w:uiPriority w:val="99"/>
    <w:rsid w:val="007C7647"/>
    <w:pPr>
      <w:tabs>
        <w:tab w:val="center" w:pos="4536"/>
        <w:tab w:val="right" w:pos="9072"/>
      </w:tabs>
    </w:pPr>
  </w:style>
  <w:style w:type="character" w:customStyle="1" w:styleId="HeaderChar">
    <w:name w:val="Header Char"/>
    <w:basedOn w:val="Absatz-Standardschriftart"/>
    <w:uiPriority w:val="99"/>
    <w:semiHidden/>
    <w:rsid w:val="0021684A"/>
    <w:rPr>
      <w:rFonts w:ascii="Times New Roman" w:hAnsi="Times New Roman" w:cs="Times New Roman"/>
      <w:sz w:val="24"/>
      <w:lang w:eastAsia="de-DE"/>
    </w:rPr>
  </w:style>
  <w:style w:type="character" w:customStyle="1" w:styleId="FooterChar">
    <w:name w:val="Footer Char"/>
    <w:basedOn w:val="Absatz-Standardschriftart"/>
    <w:uiPriority w:val="99"/>
    <w:semiHidden/>
    <w:rsid w:val="0021684A"/>
    <w:rPr>
      <w:rFonts w:ascii="Times New Roman" w:hAnsi="Times New Roman" w:cs="Times New Roman"/>
      <w:sz w:val="24"/>
      <w:lang w:eastAsia="de-DE"/>
    </w:rPr>
  </w:style>
  <w:style w:type="paragraph" w:styleId="Kopfzeile">
    <w:name w:val="header"/>
    <w:basedOn w:val="Standard"/>
    <w:link w:val="KopfzeileZchn"/>
    <w:uiPriority w:val="99"/>
    <w:rsid w:val="00CB08C5"/>
    <w:pPr>
      <w:tabs>
        <w:tab w:val="center" w:pos="4536"/>
        <w:tab w:val="right" w:pos="9072"/>
      </w:tabs>
    </w:pPr>
  </w:style>
  <w:style w:type="character" w:customStyle="1" w:styleId="KopfzeileZchn">
    <w:name w:val="Kopfzeile Zchn"/>
    <w:basedOn w:val="Absatz-Standardschriftart"/>
    <w:link w:val="Kopfzeile"/>
    <w:uiPriority w:val="99"/>
    <w:locked/>
    <w:rsid w:val="00D85F68"/>
    <w:rPr>
      <w:rFonts w:ascii="Times New Roman" w:hAnsi="Times New Roman" w:cs="Times New Roman"/>
      <w:sz w:val="24"/>
      <w:szCs w:val="24"/>
      <w:lang w:eastAsia="de-DE"/>
    </w:rPr>
  </w:style>
  <w:style w:type="paragraph" w:styleId="Fuzeile">
    <w:name w:val="footer"/>
    <w:basedOn w:val="Standard"/>
    <w:link w:val="FuzeileZchn"/>
    <w:rsid w:val="00CB08C5"/>
    <w:pPr>
      <w:tabs>
        <w:tab w:val="center" w:pos="4536"/>
        <w:tab w:val="right" w:pos="9072"/>
      </w:tabs>
    </w:pPr>
  </w:style>
  <w:style w:type="character" w:customStyle="1" w:styleId="FuzeileZchn">
    <w:name w:val="Fußzeile Zchn"/>
    <w:basedOn w:val="Absatz-Standardschriftart"/>
    <w:link w:val="Fuzeile"/>
    <w:locked/>
    <w:rsid w:val="00D85F68"/>
    <w:rPr>
      <w:rFonts w:ascii="Times New Roman" w:hAnsi="Times New Roman" w:cs="Times New Roman"/>
      <w:sz w:val="24"/>
      <w:szCs w:val="24"/>
      <w:lang w:eastAsia="de-DE"/>
    </w:rPr>
  </w:style>
  <w:style w:type="paragraph" w:styleId="Listenabsatz">
    <w:name w:val="List Paragraph"/>
    <w:basedOn w:val="Standard"/>
    <w:uiPriority w:val="34"/>
    <w:qFormat/>
    <w:rsid w:val="001A5AD7"/>
    <w:pPr>
      <w:ind w:left="720"/>
      <w:contextualSpacing/>
    </w:pPr>
  </w:style>
  <w:style w:type="paragraph" w:styleId="Sprechblasentext">
    <w:name w:val="Balloon Text"/>
    <w:basedOn w:val="Standard"/>
    <w:link w:val="SprechblasentextZchn"/>
    <w:uiPriority w:val="99"/>
    <w:semiHidden/>
    <w:unhideWhenUsed/>
    <w:rsid w:val="00B613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131C"/>
    <w:rPr>
      <w:rFonts w:ascii="Tahoma" w:eastAsiaTheme="minorHAnsi" w:hAnsi="Tahoma" w:cs="Tahoma"/>
      <w:sz w:val="16"/>
      <w:szCs w:val="16"/>
      <w:lang w:eastAsia="en-US"/>
    </w:rPr>
  </w:style>
  <w:style w:type="paragraph" w:styleId="Beschriftung">
    <w:name w:val="caption"/>
    <w:basedOn w:val="Standard"/>
    <w:next w:val="Standard"/>
    <w:uiPriority w:val="35"/>
    <w:unhideWhenUsed/>
    <w:qFormat/>
    <w:locked/>
    <w:rsid w:val="00F873C9"/>
    <w:pPr>
      <w:spacing w:line="240" w:lineRule="auto"/>
    </w:pPr>
    <w:rPr>
      <w:b/>
      <w:bCs/>
      <w:color w:val="4F81BD" w:themeColor="accent1"/>
      <w:sz w:val="18"/>
      <w:szCs w:val="18"/>
    </w:rPr>
  </w:style>
  <w:style w:type="table" w:styleId="Tabellenraster">
    <w:name w:val="Table Grid"/>
    <w:basedOn w:val="NormaleTabelle"/>
    <w:uiPriority w:val="59"/>
    <w:locked/>
    <w:rsid w:val="009C3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kumentstrukturZchn">
    <w:name w:val="Dokumentstruktur Zchn"/>
    <w:basedOn w:val="Absatz-Standardschriftart"/>
    <w:link w:val="Dokumentstruktur"/>
    <w:uiPriority w:val="99"/>
    <w:semiHidden/>
    <w:rsid w:val="00085CBB"/>
    <w:rPr>
      <w:rFonts w:ascii="Tahoma" w:eastAsiaTheme="minorHAnsi" w:hAnsi="Tahoma" w:cs="Tahoma"/>
      <w:sz w:val="16"/>
      <w:szCs w:val="16"/>
      <w:lang w:eastAsia="en-US"/>
    </w:rPr>
  </w:style>
  <w:style w:type="paragraph" w:styleId="Dokumentstruktur">
    <w:name w:val="Document Map"/>
    <w:basedOn w:val="Standard"/>
    <w:link w:val="DokumentstrukturZchn"/>
    <w:uiPriority w:val="99"/>
    <w:semiHidden/>
    <w:unhideWhenUsed/>
    <w:rsid w:val="00085CBB"/>
    <w:pPr>
      <w:spacing w:after="0" w:line="240" w:lineRule="auto"/>
    </w:pPr>
    <w:rPr>
      <w:rFonts w:ascii="Tahoma" w:hAnsi="Tahoma" w:cs="Tahoma"/>
      <w:sz w:val="16"/>
      <w:szCs w:val="16"/>
    </w:rPr>
  </w:style>
  <w:style w:type="paragraph" w:customStyle="1" w:styleId="Datentypverweis">
    <w:name w:val="Datentypverweis"/>
    <w:basedOn w:val="Standard"/>
    <w:link w:val="DatentypverweisZchn"/>
    <w:qFormat/>
    <w:rsid w:val="00085CBB"/>
    <w:pPr>
      <w:spacing w:after="0"/>
    </w:pPr>
    <w:rPr>
      <w:rFonts w:ascii="Calibri" w:eastAsia="Calibri" w:hAnsi="Calibri" w:cs="Times New Roman"/>
      <w:color w:val="7030A0"/>
      <w:sz w:val="20"/>
      <w:szCs w:val="24"/>
      <w:u w:val="single"/>
      <w:lang w:val="en-US"/>
    </w:rPr>
  </w:style>
  <w:style w:type="character" w:customStyle="1" w:styleId="DatentypverweisZchn">
    <w:name w:val="Datentypverweis Zchn"/>
    <w:basedOn w:val="Absatz-Standardschriftart"/>
    <w:link w:val="Datentypverweis"/>
    <w:rsid w:val="00085CBB"/>
    <w:rPr>
      <w:rFonts w:ascii="Calibri" w:eastAsia="Calibri" w:hAnsi="Calibri"/>
      <w:color w:val="7030A0"/>
      <w:sz w:val="20"/>
      <w:szCs w:val="24"/>
      <w:u w:val="single"/>
      <w:lang w:val="en-US" w:eastAsia="en-US"/>
    </w:rPr>
  </w:style>
  <w:style w:type="paragraph" w:styleId="Aufzhlungszeichen">
    <w:name w:val="List Bullet"/>
    <w:basedOn w:val="Standard"/>
    <w:uiPriority w:val="9"/>
    <w:qFormat/>
    <w:rsid w:val="00085CBB"/>
    <w:pPr>
      <w:numPr>
        <w:numId w:val="6"/>
      </w:numPr>
      <w:spacing w:after="0"/>
      <w:contextualSpacing/>
    </w:pPr>
    <w:rPr>
      <w:rFonts w:ascii="Calibri" w:eastAsia="Calibri" w:hAnsi="Calibri" w:cs="Times New Roman"/>
      <w:sz w:val="20"/>
      <w:szCs w:val="24"/>
      <w:lang w:val="en-US"/>
    </w:rPr>
  </w:style>
  <w:style w:type="paragraph" w:styleId="Listennummer">
    <w:name w:val="List Number"/>
    <w:basedOn w:val="Standard"/>
    <w:uiPriority w:val="9"/>
    <w:qFormat/>
    <w:rsid w:val="00085CBB"/>
    <w:pPr>
      <w:numPr>
        <w:numId w:val="7"/>
      </w:numPr>
      <w:spacing w:after="0"/>
      <w:contextualSpacing/>
    </w:pPr>
    <w:rPr>
      <w:rFonts w:ascii="Calibri" w:eastAsia="Calibri" w:hAnsi="Calibri" w:cs="Times New Roman"/>
      <w:sz w:val="20"/>
      <w:szCs w:val="24"/>
      <w:lang w:val="en-US"/>
    </w:rPr>
  </w:style>
  <w:style w:type="paragraph" w:styleId="Listennummer2">
    <w:name w:val="List Number 2"/>
    <w:basedOn w:val="Standard"/>
    <w:uiPriority w:val="10"/>
    <w:qFormat/>
    <w:rsid w:val="00085CBB"/>
    <w:pPr>
      <w:numPr>
        <w:numId w:val="8"/>
      </w:numPr>
      <w:tabs>
        <w:tab w:val="left" w:leader="dot" w:pos="9072"/>
      </w:tabs>
      <w:spacing w:after="0"/>
      <w:contextualSpacing/>
    </w:pPr>
    <w:rPr>
      <w:rFonts w:ascii="Calibri" w:eastAsia="Calibri" w:hAnsi="Calibri" w:cs="Times New Roman"/>
      <w:sz w:val="48"/>
      <w:szCs w:val="24"/>
      <w:lang w:val="en-US"/>
    </w:rPr>
  </w:style>
  <w:style w:type="paragraph" w:customStyle="1" w:styleId="Listenabsatz1">
    <w:name w:val="Listenabsatz1"/>
    <w:basedOn w:val="Standard"/>
    <w:rsid w:val="00085CBB"/>
    <w:pPr>
      <w:suppressAutoHyphens/>
      <w:spacing w:after="0"/>
      <w:ind w:left="720"/>
    </w:pPr>
    <w:rPr>
      <w:rFonts w:ascii="Calibri" w:eastAsia="Times New Roman" w:hAnsi="Calibri" w:cs="Times New Roman"/>
      <w:lang w:eastAsia="ar-SA"/>
    </w:rPr>
  </w:style>
  <w:style w:type="character" w:styleId="Kommentarzeichen">
    <w:name w:val="annotation reference"/>
    <w:basedOn w:val="Absatz-Standardschriftart"/>
    <w:uiPriority w:val="99"/>
    <w:semiHidden/>
    <w:unhideWhenUsed/>
    <w:rsid w:val="00CA1CB1"/>
    <w:rPr>
      <w:sz w:val="16"/>
      <w:szCs w:val="16"/>
    </w:rPr>
  </w:style>
  <w:style w:type="paragraph" w:styleId="Kommentartext">
    <w:name w:val="annotation text"/>
    <w:basedOn w:val="Standard"/>
    <w:link w:val="KommentartextZchn"/>
    <w:uiPriority w:val="99"/>
    <w:semiHidden/>
    <w:unhideWhenUsed/>
    <w:rsid w:val="00CA1C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A1CB1"/>
    <w:rPr>
      <w:rFonts w:asciiTheme="minorHAnsi" w:eastAsiaTheme="minorHAnsi" w:hAnsiTheme="minorHAnsi" w:cstheme="minorBidi"/>
      <w:sz w:val="20"/>
      <w:szCs w:val="20"/>
      <w:lang w:eastAsia="en-US"/>
    </w:rPr>
  </w:style>
  <w:style w:type="paragraph" w:styleId="Kommentarthema">
    <w:name w:val="annotation subject"/>
    <w:basedOn w:val="Kommentartext"/>
    <w:next w:val="Kommentartext"/>
    <w:link w:val="KommentarthemaZchn"/>
    <w:uiPriority w:val="99"/>
    <w:semiHidden/>
    <w:unhideWhenUsed/>
    <w:rsid w:val="00CA1CB1"/>
    <w:rPr>
      <w:b/>
      <w:bCs/>
    </w:rPr>
  </w:style>
  <w:style w:type="character" w:customStyle="1" w:styleId="KommentarthemaZchn">
    <w:name w:val="Kommentarthema Zchn"/>
    <w:basedOn w:val="KommentartextZchn"/>
    <w:link w:val="Kommentarthema"/>
    <w:uiPriority w:val="99"/>
    <w:semiHidden/>
    <w:rsid w:val="00CA1CB1"/>
    <w:rPr>
      <w:rFonts w:asciiTheme="minorHAnsi" w:eastAsiaTheme="minorHAnsi" w:hAnsiTheme="minorHAnsi" w:cstheme="minorBidi"/>
      <w:b/>
      <w:bCs/>
      <w:sz w:val="20"/>
      <w:szCs w:val="20"/>
      <w:lang w:eastAsia="en-US"/>
    </w:rPr>
  </w:style>
  <w:style w:type="paragraph" w:customStyle="1" w:styleId="Listenabsatz2">
    <w:name w:val="Listenabsatz2"/>
    <w:basedOn w:val="Standard"/>
    <w:rsid w:val="00EA71D7"/>
    <w:pPr>
      <w:ind w:left="720"/>
      <w:contextualSpacing/>
    </w:pPr>
    <w:rPr>
      <w:rFonts w:ascii="Calibri" w:eastAsia="Times New Roman" w:hAnsi="Calibri" w:cs="Times New Roman"/>
    </w:rPr>
  </w:style>
  <w:style w:type="paragraph" w:styleId="Funotentext">
    <w:name w:val="footnote text"/>
    <w:basedOn w:val="Standard"/>
    <w:link w:val="FunotentextZchn"/>
    <w:uiPriority w:val="99"/>
    <w:unhideWhenUsed/>
    <w:rsid w:val="004F0CF3"/>
    <w:pPr>
      <w:spacing w:after="0" w:line="240" w:lineRule="auto"/>
    </w:pPr>
    <w:rPr>
      <w:sz w:val="20"/>
      <w:szCs w:val="20"/>
    </w:rPr>
  </w:style>
  <w:style w:type="character" w:customStyle="1" w:styleId="FunotentextZchn">
    <w:name w:val="Fußnotentext Zchn"/>
    <w:basedOn w:val="Absatz-Standardschriftart"/>
    <w:link w:val="Funotentext"/>
    <w:uiPriority w:val="99"/>
    <w:rsid w:val="004F0CF3"/>
    <w:rPr>
      <w:rFonts w:asciiTheme="minorHAnsi" w:eastAsiaTheme="minorHAnsi" w:hAnsiTheme="minorHAnsi" w:cstheme="minorBidi"/>
      <w:sz w:val="20"/>
      <w:szCs w:val="20"/>
      <w:lang w:eastAsia="en-US"/>
    </w:rPr>
  </w:style>
  <w:style w:type="character" w:styleId="Funotenzeichen">
    <w:name w:val="footnote reference"/>
    <w:basedOn w:val="Absatz-Standardschriftart"/>
    <w:uiPriority w:val="99"/>
    <w:semiHidden/>
    <w:unhideWhenUsed/>
    <w:rsid w:val="004F0CF3"/>
    <w:rPr>
      <w:vertAlign w:val="superscript"/>
    </w:rPr>
  </w:style>
  <w:style w:type="paragraph" w:customStyle="1" w:styleId="EAGStandard">
    <w:name w:val="EAG: Standard"/>
    <w:link w:val="EAGStandardZchn"/>
    <w:rsid w:val="001D117D"/>
    <w:pPr>
      <w:spacing w:before="120" w:after="120"/>
      <w:jc w:val="both"/>
    </w:pPr>
    <w:rPr>
      <w:rFonts w:ascii="Polo" w:eastAsia="Times New Roman" w:hAnsi="Polo"/>
      <w:color w:val="000000"/>
      <w:sz w:val="20"/>
      <w:szCs w:val="24"/>
    </w:rPr>
  </w:style>
  <w:style w:type="character" w:customStyle="1" w:styleId="EAGStandardZchn">
    <w:name w:val="EAG: Standard Zchn"/>
    <w:basedOn w:val="Absatz-Standardschriftart"/>
    <w:link w:val="EAGStandard"/>
    <w:locked/>
    <w:rsid w:val="001D117D"/>
    <w:rPr>
      <w:rFonts w:ascii="Polo" w:eastAsia="Times New Roman" w:hAnsi="Polo"/>
      <w:color w:val="000000"/>
      <w:sz w:val="20"/>
      <w:szCs w:val="24"/>
    </w:rPr>
  </w:style>
  <w:style w:type="paragraph" w:customStyle="1" w:styleId="StandardTabelle">
    <w:name w:val="Standard (Tabelle)"/>
    <w:basedOn w:val="EAGStandard"/>
    <w:qFormat/>
    <w:rsid w:val="001D117D"/>
    <w:pPr>
      <w:spacing w:before="0" w:after="0"/>
      <w:jc w:val="left"/>
    </w:pPr>
    <w:rPr>
      <w:color w:val="auto"/>
    </w:rPr>
  </w:style>
  <w:style w:type="paragraph" w:styleId="Inhaltsverzeichnisberschrift">
    <w:name w:val="TOC Heading"/>
    <w:basedOn w:val="berschrift1"/>
    <w:next w:val="Standard"/>
    <w:uiPriority w:val="39"/>
    <w:unhideWhenUsed/>
    <w:qFormat/>
    <w:rsid w:val="00CB31DE"/>
    <w:pPr>
      <w:keepLines/>
      <w:numPr>
        <w:numId w:val="0"/>
      </w:numPr>
      <w:spacing w:before="480" w:after="0"/>
      <w:outlineLvl w:val="9"/>
    </w:pPr>
    <w:rPr>
      <w:rFonts w:asciiTheme="majorHAnsi" w:eastAsiaTheme="majorEastAsia" w:hAnsiTheme="majorHAnsi" w:cstheme="majorBidi"/>
      <w:color w:val="365F91" w:themeColor="accent1" w:themeShade="BF"/>
      <w:kern w:val="0"/>
      <w:lang w:val="de-DE"/>
    </w:rPr>
  </w:style>
  <w:style w:type="character" w:styleId="BesuchterHyperlink">
    <w:name w:val="FollowedHyperlink"/>
    <w:basedOn w:val="Absatz-Standardschriftart"/>
    <w:uiPriority w:val="99"/>
    <w:semiHidden/>
    <w:unhideWhenUsed/>
    <w:rsid w:val="00A00435"/>
    <w:rPr>
      <w:color w:val="800080" w:themeColor="followedHyperlink"/>
      <w:u w:val="single"/>
    </w:rPr>
  </w:style>
  <w:style w:type="paragraph" w:customStyle="1" w:styleId="Source-Example">
    <w:name w:val="Source-Example"/>
    <w:basedOn w:val="Standard"/>
    <w:link w:val="Source-ExampleZchn"/>
    <w:qFormat/>
    <w:rsid w:val="00C741BE"/>
    <w:pPr>
      <w:keepNext/>
      <w:keepLines/>
      <w:spacing w:after="0" w:line="240" w:lineRule="auto"/>
      <w:ind w:left="567"/>
    </w:pPr>
    <w:rPr>
      <w:rFonts w:ascii="Courier New" w:hAnsi="Courier New"/>
      <w:i/>
      <w:sz w:val="20"/>
    </w:rPr>
  </w:style>
  <w:style w:type="character" w:customStyle="1" w:styleId="Source-ExampleZchn">
    <w:name w:val="Source-Example Zchn"/>
    <w:basedOn w:val="Absatz-Standardschriftart"/>
    <w:link w:val="Source-Example"/>
    <w:rsid w:val="00C741BE"/>
    <w:rPr>
      <w:rFonts w:ascii="Courier New" w:eastAsiaTheme="minorHAnsi" w:hAnsi="Courier New" w:cstheme="minorBidi"/>
      <w:i/>
      <w:sz w:val="20"/>
      <w:lang w:eastAsia="en-US"/>
    </w:rPr>
  </w:style>
  <w:style w:type="paragraph" w:styleId="berarbeitung">
    <w:name w:val="Revision"/>
    <w:hidden/>
    <w:uiPriority w:val="99"/>
    <w:semiHidden/>
    <w:rsid w:val="00F71FC4"/>
    <w:rPr>
      <w:rFonts w:asciiTheme="minorHAnsi" w:eastAsiaTheme="minorHAnsi" w:hAnsiTheme="minorHAnsi" w:cstheme="minorBidi"/>
      <w:lang w:eastAsia="en-US"/>
    </w:rPr>
  </w:style>
  <w:style w:type="table" w:styleId="FarbigeListe-Akzent1">
    <w:name w:val="Colorful List Accent 1"/>
    <w:basedOn w:val="NormaleTabelle"/>
    <w:uiPriority w:val="41"/>
    <w:rsid w:val="00CC273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HelleListe-Akzent2">
    <w:name w:val="Light List Accent 2"/>
    <w:basedOn w:val="NormaleTabelle"/>
    <w:uiPriority w:val="61"/>
    <w:rsid w:val="00CC273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ittlereSchattierung1-Akzent2">
    <w:name w:val="Medium Shading 1 Accent 2"/>
    <w:basedOn w:val="NormaleTabelle"/>
    <w:uiPriority w:val="63"/>
    <w:rsid w:val="0036590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HellesRaster-Akzent2">
    <w:name w:val="Light Grid Accent 2"/>
    <w:basedOn w:val="NormaleTabelle"/>
    <w:uiPriority w:val="62"/>
    <w:rsid w:val="00AA2AD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TMLCode">
    <w:name w:val="HTML Code"/>
    <w:basedOn w:val="Absatz-Standardschriftart"/>
    <w:uiPriority w:val="99"/>
    <w:semiHidden/>
    <w:unhideWhenUsed/>
    <w:rsid w:val="007E1A84"/>
    <w:rPr>
      <w:rFonts w:ascii="Courier New" w:eastAsia="Times New Roman" w:hAnsi="Courier New" w:cs="Courier New"/>
      <w:sz w:val="20"/>
      <w:szCs w:val="20"/>
    </w:rPr>
  </w:style>
  <w:style w:type="character" w:styleId="Fett">
    <w:name w:val="Strong"/>
    <w:basedOn w:val="Absatz-Standardschriftart"/>
    <w:uiPriority w:val="22"/>
    <w:qFormat/>
    <w:locked/>
    <w:rsid w:val="007E1A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qFormat="1"/>
    <w:lsdException w:name="heading 3" w:locked="1" w:qFormat="1"/>
    <w:lsdException w:name="heading 4" w:locked="1" w:uiPriority="1" w:qFormat="1"/>
    <w:lsdException w:name="heading 5" w:locked="1" w:uiPriority="1" w:qFormat="1"/>
    <w:lsdException w:name="heading 6" w:locked="1" w:uiPriority="1" w:qFormat="1"/>
    <w:lsdException w:name="heading 7" w:locked="1" w:uiPriority="1" w:qFormat="1"/>
    <w:lsdException w:name="heading 8" w:locked="1" w:uiPriority="1" w:qFormat="1"/>
    <w:lsdException w:name="heading 9" w:locked="1" w:uiPriority="1"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nhideWhenUsed="0"/>
    <w:lsdException w:name="toc 5" w:locked="1" w:semiHidden="0" w:unhideWhenUsed="0"/>
    <w:lsdException w:name="toc 6" w:locked="1" w:semiHidden="0" w:unhideWhenUsed="0"/>
    <w:lsdException w:name="toc 7" w:locked="1" w:semiHidden="0" w:unhideWhenUsed="0"/>
    <w:lsdException w:name="toc 8" w:locked="1" w:semiHidden="0" w:unhideWhenUsed="0"/>
    <w:lsdException w:name="toc 9" w:locked="1" w:semiHidden="0" w:unhideWhenUsed="0"/>
    <w:lsdException w:name="header" w:locked="1" w:semiHidden="0" w:unhideWhenUsed="0"/>
    <w:lsdException w:name="footer" w:locked="1" w:semiHidden="0" w:uiPriority="0" w:unhideWhenUsed="0"/>
    <w:lsdException w:name="caption" w:locked="1" w:uiPriority="35" w:qFormat="1"/>
    <w:lsdException w:name="page number" w:locked="1" w:semiHidden="0" w:unhideWhenUsed="0"/>
    <w:lsdException w:name="List Bullet" w:uiPriority="9" w:qFormat="1"/>
    <w:lsdException w:name="List Number" w:uiPriority="9" w:qFormat="1"/>
    <w:lsdException w:name="List Number 2" w:uiPriority="1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22"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41"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5AD7"/>
    <w:pPr>
      <w:spacing w:after="200" w:line="276" w:lineRule="auto"/>
    </w:pPr>
    <w:rPr>
      <w:rFonts w:asciiTheme="minorHAnsi" w:eastAsiaTheme="minorHAnsi" w:hAnsiTheme="minorHAnsi" w:cstheme="minorBidi"/>
      <w:lang w:eastAsia="en-US"/>
    </w:rPr>
  </w:style>
  <w:style w:type="paragraph" w:styleId="berschrift1">
    <w:name w:val="heading 1"/>
    <w:basedOn w:val="Standard"/>
    <w:next w:val="Standard"/>
    <w:link w:val="berschrift1Zchn"/>
    <w:uiPriority w:val="99"/>
    <w:qFormat/>
    <w:locked/>
    <w:rsid w:val="009D08D9"/>
    <w:pPr>
      <w:keepNext/>
      <w:numPr>
        <w:numId w:val="2"/>
      </w:numPr>
      <w:spacing w:before="240" w:after="120"/>
      <w:outlineLvl w:val="0"/>
    </w:pPr>
    <w:rPr>
      <w:rFonts w:ascii="Polo" w:eastAsia="Times New Roman" w:hAnsi="Polo" w:cs="Arial"/>
      <w:b/>
      <w:bCs/>
      <w:kern w:val="32"/>
      <w:sz w:val="40"/>
      <w:szCs w:val="32"/>
      <w:lang w:val="en-GB"/>
    </w:rPr>
  </w:style>
  <w:style w:type="paragraph" w:styleId="berschrift2">
    <w:name w:val="heading 2"/>
    <w:basedOn w:val="Standard"/>
    <w:next w:val="Standard"/>
    <w:link w:val="berschrift2Zchn"/>
    <w:uiPriority w:val="99"/>
    <w:qFormat/>
    <w:locked/>
    <w:rsid w:val="009D08D9"/>
    <w:pPr>
      <w:keepNext/>
      <w:numPr>
        <w:ilvl w:val="1"/>
        <w:numId w:val="3"/>
      </w:numPr>
      <w:spacing w:before="240" w:after="60"/>
      <w:outlineLvl w:val="1"/>
    </w:pPr>
    <w:rPr>
      <w:rFonts w:ascii="Polo" w:eastAsia="Times New Roman" w:hAnsi="Polo" w:cs="Arial"/>
      <w:b/>
      <w:bCs/>
      <w:sz w:val="38"/>
    </w:rPr>
  </w:style>
  <w:style w:type="paragraph" w:styleId="berschrift3">
    <w:name w:val="heading 3"/>
    <w:basedOn w:val="Standard"/>
    <w:next w:val="Standard"/>
    <w:link w:val="berschrift3Zchn"/>
    <w:uiPriority w:val="99"/>
    <w:qFormat/>
    <w:locked/>
    <w:rsid w:val="009D08D9"/>
    <w:pPr>
      <w:keepNext/>
      <w:numPr>
        <w:ilvl w:val="2"/>
        <w:numId w:val="3"/>
      </w:numPr>
      <w:spacing w:before="240" w:after="60"/>
      <w:outlineLvl w:val="2"/>
    </w:pPr>
    <w:rPr>
      <w:rFonts w:ascii="Polo" w:eastAsia="Times New Roman" w:hAnsi="Polo" w:cs="Arial"/>
      <w:b/>
      <w:bCs/>
      <w:sz w:val="34"/>
    </w:rPr>
  </w:style>
  <w:style w:type="paragraph" w:styleId="berschrift4">
    <w:name w:val="heading 4"/>
    <w:basedOn w:val="Standard"/>
    <w:next w:val="Standard"/>
    <w:link w:val="berschrift4Zchn"/>
    <w:uiPriority w:val="1"/>
    <w:qFormat/>
    <w:locked/>
    <w:rsid w:val="00405BB7"/>
    <w:pPr>
      <w:keepNext/>
      <w:numPr>
        <w:ilvl w:val="3"/>
        <w:numId w:val="3"/>
      </w:numPr>
      <w:spacing w:before="240" w:after="60"/>
      <w:ind w:left="864"/>
      <w:outlineLvl w:val="3"/>
    </w:pPr>
    <w:rPr>
      <w:rFonts w:ascii="Polo" w:eastAsia="Times New Roman" w:hAnsi="Polo" w:cs="Arial"/>
      <w:b/>
      <w:bCs/>
      <w:sz w:val="32"/>
      <w:szCs w:val="28"/>
    </w:rPr>
  </w:style>
  <w:style w:type="paragraph" w:styleId="berschrift5">
    <w:name w:val="heading 5"/>
    <w:basedOn w:val="Standard"/>
    <w:next w:val="Standard"/>
    <w:link w:val="berschrift5Zchn"/>
    <w:uiPriority w:val="1"/>
    <w:qFormat/>
    <w:locked/>
    <w:rsid w:val="009D08D9"/>
    <w:pPr>
      <w:numPr>
        <w:ilvl w:val="4"/>
        <w:numId w:val="3"/>
      </w:numPr>
      <w:spacing w:before="240" w:after="60"/>
      <w:outlineLvl w:val="4"/>
    </w:pPr>
    <w:rPr>
      <w:rFonts w:ascii="Polo" w:eastAsia="Times New Roman" w:hAnsi="Polo" w:cs="Arial"/>
      <w:b/>
      <w:bCs/>
      <w:iCs/>
      <w:sz w:val="32"/>
      <w:szCs w:val="26"/>
    </w:rPr>
  </w:style>
  <w:style w:type="paragraph" w:styleId="berschrift6">
    <w:name w:val="heading 6"/>
    <w:basedOn w:val="Standard"/>
    <w:next w:val="Standard"/>
    <w:link w:val="berschrift6Zchn"/>
    <w:uiPriority w:val="1"/>
    <w:qFormat/>
    <w:locked/>
    <w:rsid w:val="009D08D9"/>
    <w:pPr>
      <w:numPr>
        <w:ilvl w:val="5"/>
        <w:numId w:val="3"/>
      </w:numPr>
      <w:spacing w:before="240" w:after="60"/>
      <w:outlineLvl w:val="5"/>
    </w:pPr>
    <w:rPr>
      <w:rFonts w:ascii="Polo" w:eastAsia="Times New Roman" w:hAnsi="Polo" w:cs="Arial"/>
      <w:b/>
      <w:bCs/>
      <w:sz w:val="30"/>
    </w:rPr>
  </w:style>
  <w:style w:type="paragraph" w:styleId="berschrift7">
    <w:name w:val="heading 7"/>
    <w:basedOn w:val="Standard"/>
    <w:next w:val="Standard"/>
    <w:link w:val="berschrift7Zchn"/>
    <w:uiPriority w:val="1"/>
    <w:qFormat/>
    <w:locked/>
    <w:rsid w:val="009D08D9"/>
    <w:pPr>
      <w:numPr>
        <w:ilvl w:val="6"/>
        <w:numId w:val="3"/>
      </w:numPr>
      <w:spacing w:before="240" w:after="60"/>
      <w:outlineLvl w:val="6"/>
    </w:pPr>
    <w:rPr>
      <w:rFonts w:ascii="Polo" w:eastAsia="Times New Roman" w:hAnsi="Polo" w:cs="Arial"/>
      <w:b/>
      <w:sz w:val="28"/>
    </w:rPr>
  </w:style>
  <w:style w:type="paragraph" w:styleId="berschrift8">
    <w:name w:val="heading 8"/>
    <w:basedOn w:val="Standard"/>
    <w:next w:val="Standard"/>
    <w:link w:val="berschrift8Zchn"/>
    <w:uiPriority w:val="1"/>
    <w:qFormat/>
    <w:locked/>
    <w:rsid w:val="009D08D9"/>
    <w:pPr>
      <w:numPr>
        <w:ilvl w:val="7"/>
        <w:numId w:val="3"/>
      </w:numPr>
      <w:spacing w:before="240" w:after="60"/>
      <w:outlineLvl w:val="7"/>
    </w:pPr>
    <w:rPr>
      <w:rFonts w:ascii="Polo" w:eastAsia="Times New Roman" w:hAnsi="Polo" w:cs="Arial"/>
      <w:b/>
      <w:iCs/>
      <w:sz w:val="26"/>
    </w:rPr>
  </w:style>
  <w:style w:type="paragraph" w:styleId="berschrift9">
    <w:name w:val="heading 9"/>
    <w:basedOn w:val="Standard"/>
    <w:next w:val="Standard"/>
    <w:link w:val="berschrift9Zchn"/>
    <w:uiPriority w:val="1"/>
    <w:qFormat/>
    <w:locked/>
    <w:rsid w:val="0021684A"/>
    <w:pPr>
      <w:numPr>
        <w:ilvl w:val="8"/>
        <w:numId w:val="3"/>
      </w:numPr>
      <w:spacing w:before="240" w:after="60"/>
      <w:outlineLvl w:val="8"/>
    </w:pPr>
    <w:rPr>
      <w:rFonts w:ascii="Arial" w:eastAsia="Times New Roman"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9D08D9"/>
    <w:rPr>
      <w:rFonts w:ascii="Polo" w:eastAsia="Times New Roman" w:hAnsi="Polo" w:cs="Arial"/>
      <w:b/>
      <w:bCs/>
      <w:kern w:val="32"/>
      <w:sz w:val="40"/>
      <w:szCs w:val="32"/>
      <w:lang w:val="en-GB" w:eastAsia="en-US"/>
    </w:rPr>
  </w:style>
  <w:style w:type="character" w:customStyle="1" w:styleId="berschrift2Zchn">
    <w:name w:val="Überschrift 2 Zchn"/>
    <w:basedOn w:val="Absatz-Standardschriftart"/>
    <w:link w:val="berschrift2"/>
    <w:uiPriority w:val="99"/>
    <w:rsid w:val="009D08D9"/>
    <w:rPr>
      <w:rFonts w:ascii="Polo" w:eastAsia="Times New Roman" w:hAnsi="Polo" w:cs="Arial"/>
      <w:b/>
      <w:bCs/>
      <w:sz w:val="38"/>
      <w:lang w:eastAsia="en-US"/>
    </w:rPr>
  </w:style>
  <w:style w:type="character" w:customStyle="1" w:styleId="berschrift3Zchn">
    <w:name w:val="Überschrift 3 Zchn"/>
    <w:basedOn w:val="Absatz-Standardschriftart"/>
    <w:link w:val="berschrift3"/>
    <w:uiPriority w:val="99"/>
    <w:rsid w:val="009D08D9"/>
    <w:rPr>
      <w:rFonts w:ascii="Polo" w:eastAsia="Times New Roman" w:hAnsi="Polo" w:cs="Arial"/>
      <w:b/>
      <w:bCs/>
      <w:sz w:val="34"/>
      <w:lang w:eastAsia="en-US"/>
    </w:rPr>
  </w:style>
  <w:style w:type="character" w:customStyle="1" w:styleId="berschrift4Zchn">
    <w:name w:val="Überschrift 4 Zchn"/>
    <w:basedOn w:val="Absatz-Standardschriftart"/>
    <w:link w:val="berschrift4"/>
    <w:uiPriority w:val="1"/>
    <w:rsid w:val="00405BB7"/>
    <w:rPr>
      <w:rFonts w:ascii="Polo" w:eastAsia="Times New Roman" w:hAnsi="Polo" w:cs="Arial"/>
      <w:b/>
      <w:bCs/>
      <w:sz w:val="32"/>
      <w:szCs w:val="28"/>
      <w:lang w:eastAsia="en-US"/>
    </w:rPr>
  </w:style>
  <w:style w:type="character" w:customStyle="1" w:styleId="berschrift5Zchn">
    <w:name w:val="Überschrift 5 Zchn"/>
    <w:basedOn w:val="Absatz-Standardschriftart"/>
    <w:link w:val="berschrift5"/>
    <w:uiPriority w:val="1"/>
    <w:rsid w:val="009D08D9"/>
    <w:rPr>
      <w:rFonts w:ascii="Polo" w:eastAsia="Times New Roman" w:hAnsi="Polo" w:cs="Arial"/>
      <w:b/>
      <w:bCs/>
      <w:iCs/>
      <w:sz w:val="32"/>
      <w:szCs w:val="26"/>
      <w:lang w:eastAsia="en-US"/>
    </w:rPr>
  </w:style>
  <w:style w:type="character" w:customStyle="1" w:styleId="berschrift6Zchn">
    <w:name w:val="Überschrift 6 Zchn"/>
    <w:basedOn w:val="Absatz-Standardschriftart"/>
    <w:link w:val="berschrift6"/>
    <w:uiPriority w:val="1"/>
    <w:rsid w:val="009D08D9"/>
    <w:rPr>
      <w:rFonts w:ascii="Polo" w:eastAsia="Times New Roman" w:hAnsi="Polo" w:cs="Arial"/>
      <w:b/>
      <w:bCs/>
      <w:sz w:val="30"/>
      <w:lang w:eastAsia="en-US"/>
    </w:rPr>
  </w:style>
  <w:style w:type="character" w:customStyle="1" w:styleId="berschrift7Zchn">
    <w:name w:val="Überschrift 7 Zchn"/>
    <w:basedOn w:val="Absatz-Standardschriftart"/>
    <w:link w:val="berschrift7"/>
    <w:uiPriority w:val="1"/>
    <w:rsid w:val="009D08D9"/>
    <w:rPr>
      <w:rFonts w:ascii="Polo" w:eastAsia="Times New Roman" w:hAnsi="Polo" w:cs="Arial"/>
      <w:b/>
      <w:sz w:val="28"/>
      <w:lang w:eastAsia="en-US"/>
    </w:rPr>
  </w:style>
  <w:style w:type="character" w:customStyle="1" w:styleId="berschrift8Zchn">
    <w:name w:val="Überschrift 8 Zchn"/>
    <w:basedOn w:val="Absatz-Standardschriftart"/>
    <w:link w:val="berschrift8"/>
    <w:uiPriority w:val="1"/>
    <w:rsid w:val="009D08D9"/>
    <w:rPr>
      <w:rFonts w:ascii="Polo" w:eastAsia="Times New Roman" w:hAnsi="Polo" w:cs="Arial"/>
      <w:b/>
      <w:iCs/>
      <w:sz w:val="26"/>
      <w:lang w:eastAsia="en-US"/>
    </w:rPr>
  </w:style>
  <w:style w:type="character" w:customStyle="1" w:styleId="berschrift9Zchn">
    <w:name w:val="Überschrift 9 Zchn"/>
    <w:basedOn w:val="Absatz-Standardschriftart"/>
    <w:link w:val="berschrift9"/>
    <w:uiPriority w:val="1"/>
    <w:rsid w:val="0021684A"/>
    <w:rPr>
      <w:rFonts w:ascii="Arial" w:eastAsia="Times New Roman" w:hAnsi="Arial" w:cs="Arial"/>
      <w:lang w:eastAsia="en-US"/>
    </w:rPr>
  </w:style>
  <w:style w:type="paragraph" w:customStyle="1" w:styleId="Standa">
    <w:name w:val="Standa"/>
    <w:uiPriority w:val="99"/>
    <w:rsid w:val="006631A5"/>
    <w:rPr>
      <w:rFonts w:ascii="Times New Roman" w:hAnsi="Times New Roman"/>
      <w:sz w:val="24"/>
      <w:szCs w:val="24"/>
    </w:rPr>
  </w:style>
  <w:style w:type="table" w:customStyle="1" w:styleId="NormaleTabe">
    <w:name w:val="Normale Tabe"/>
    <w:uiPriority w:val="99"/>
    <w:semiHidden/>
    <w:rsid w:val="00746168"/>
    <w:rPr>
      <w:sz w:val="20"/>
      <w:szCs w:val="20"/>
      <w:lang w:eastAsia="en-US"/>
    </w:rPr>
    <w:tblPr>
      <w:tblInd w:w="0" w:type="dxa"/>
      <w:tblCellMar>
        <w:top w:w="0" w:type="dxa"/>
        <w:left w:w="108" w:type="dxa"/>
        <w:bottom w:w="0" w:type="dxa"/>
        <w:right w:w="108" w:type="dxa"/>
      </w:tblCellMar>
    </w:tblPr>
  </w:style>
  <w:style w:type="paragraph" w:customStyle="1" w:styleId="Standa1">
    <w:name w:val="Standa1"/>
    <w:uiPriority w:val="99"/>
    <w:rsid w:val="006F66C3"/>
    <w:rPr>
      <w:rFonts w:ascii="Polo" w:hAnsi="Polo"/>
      <w:szCs w:val="20"/>
    </w:rPr>
  </w:style>
  <w:style w:type="paragraph" w:customStyle="1" w:styleId="berschri">
    <w:name w:val="berschri"/>
    <w:basedOn w:val="Standa1"/>
    <w:next w:val="Standa1"/>
    <w:uiPriority w:val="99"/>
    <w:rsid w:val="00887FD1"/>
    <w:pPr>
      <w:keepNext/>
      <w:numPr>
        <w:numId w:val="1"/>
      </w:numPr>
      <w:spacing w:before="240" w:after="60"/>
      <w:outlineLvl w:val="0"/>
    </w:pPr>
    <w:rPr>
      <w:rFonts w:cs="Arial"/>
      <w:b/>
      <w:bCs/>
      <w:kern w:val="32"/>
      <w:sz w:val="32"/>
      <w:szCs w:val="32"/>
    </w:rPr>
  </w:style>
  <w:style w:type="paragraph" w:customStyle="1" w:styleId="berschri8">
    <w:name w:val="berschri8"/>
    <w:basedOn w:val="Standa1"/>
    <w:next w:val="Standa1"/>
    <w:uiPriority w:val="99"/>
    <w:rsid w:val="00887FD1"/>
    <w:pPr>
      <w:keepNext/>
      <w:numPr>
        <w:ilvl w:val="1"/>
        <w:numId w:val="1"/>
      </w:numPr>
      <w:spacing w:before="240" w:after="60"/>
      <w:outlineLvl w:val="1"/>
    </w:pPr>
    <w:rPr>
      <w:rFonts w:cs="Arial"/>
      <w:b/>
      <w:bCs/>
      <w:i/>
      <w:iCs/>
      <w:sz w:val="28"/>
      <w:szCs w:val="28"/>
    </w:rPr>
  </w:style>
  <w:style w:type="paragraph" w:customStyle="1" w:styleId="berschri7">
    <w:name w:val="berschri7"/>
    <w:basedOn w:val="Standa1"/>
    <w:next w:val="Standa1"/>
    <w:uiPriority w:val="99"/>
    <w:rsid w:val="00887FD1"/>
    <w:pPr>
      <w:keepNext/>
      <w:numPr>
        <w:ilvl w:val="2"/>
        <w:numId w:val="1"/>
      </w:numPr>
      <w:spacing w:before="240" w:after="60"/>
      <w:outlineLvl w:val="2"/>
    </w:pPr>
    <w:rPr>
      <w:rFonts w:cs="Arial"/>
      <w:b/>
      <w:bCs/>
      <w:sz w:val="26"/>
      <w:szCs w:val="26"/>
    </w:rPr>
  </w:style>
  <w:style w:type="paragraph" w:customStyle="1" w:styleId="berschri6">
    <w:name w:val="berschri6"/>
    <w:basedOn w:val="EONISInhaltsverzeichnis"/>
    <w:next w:val="Standa1"/>
    <w:uiPriority w:val="99"/>
    <w:rsid w:val="00887FD1"/>
    <w:pPr>
      <w:keepNext/>
      <w:numPr>
        <w:ilvl w:val="3"/>
        <w:numId w:val="1"/>
      </w:numPr>
      <w:spacing w:before="240" w:after="60"/>
      <w:outlineLvl w:val="3"/>
    </w:pPr>
    <w:rPr>
      <w:b w:val="0"/>
      <w:bCs/>
      <w:sz w:val="28"/>
      <w:szCs w:val="28"/>
    </w:rPr>
  </w:style>
  <w:style w:type="paragraph" w:customStyle="1" w:styleId="EONISInhaltsverzeichnis">
    <w:name w:val="EON:IS Inhaltsverzeichnis"/>
    <w:basedOn w:val="EONISKapitelbezeichnung"/>
    <w:uiPriority w:val="99"/>
    <w:rsid w:val="00887FD1"/>
  </w:style>
  <w:style w:type="paragraph" w:customStyle="1" w:styleId="EONISKapitelbezeichnung">
    <w:name w:val="EON:IS Kapitelbezeichnung"/>
    <w:next w:val="Standa1"/>
    <w:uiPriority w:val="99"/>
    <w:rsid w:val="00887FD1"/>
    <w:pPr>
      <w:spacing w:line="210" w:lineRule="exact"/>
    </w:pPr>
    <w:rPr>
      <w:rFonts w:ascii="Polo" w:hAnsi="Polo"/>
      <w:b/>
      <w:spacing w:val="6"/>
      <w:sz w:val="18"/>
      <w:szCs w:val="18"/>
      <w:lang w:eastAsia="en-US"/>
    </w:rPr>
  </w:style>
  <w:style w:type="paragraph" w:customStyle="1" w:styleId="berschri5">
    <w:name w:val="berschri5"/>
    <w:basedOn w:val="Standa1"/>
    <w:next w:val="Standa1"/>
    <w:uiPriority w:val="99"/>
    <w:rsid w:val="00887FD1"/>
    <w:pPr>
      <w:numPr>
        <w:ilvl w:val="4"/>
        <w:numId w:val="1"/>
      </w:numPr>
      <w:spacing w:before="240" w:after="60"/>
      <w:outlineLvl w:val="4"/>
    </w:pPr>
    <w:rPr>
      <w:b/>
      <w:bCs/>
      <w:i/>
      <w:iCs/>
      <w:sz w:val="26"/>
      <w:szCs w:val="26"/>
    </w:rPr>
  </w:style>
  <w:style w:type="paragraph" w:customStyle="1" w:styleId="berschri4">
    <w:name w:val="berschri4"/>
    <w:basedOn w:val="Standa1"/>
    <w:next w:val="Standa1"/>
    <w:uiPriority w:val="99"/>
    <w:rsid w:val="00887FD1"/>
    <w:pPr>
      <w:numPr>
        <w:ilvl w:val="5"/>
        <w:numId w:val="1"/>
      </w:numPr>
      <w:spacing w:before="240" w:after="60"/>
      <w:outlineLvl w:val="5"/>
    </w:pPr>
    <w:rPr>
      <w:b/>
      <w:bCs/>
      <w:szCs w:val="22"/>
    </w:rPr>
  </w:style>
  <w:style w:type="paragraph" w:customStyle="1" w:styleId="berschri3">
    <w:name w:val="berschri3"/>
    <w:basedOn w:val="Standa1"/>
    <w:next w:val="Standa1"/>
    <w:uiPriority w:val="99"/>
    <w:rsid w:val="00887FD1"/>
    <w:pPr>
      <w:numPr>
        <w:ilvl w:val="6"/>
        <w:numId w:val="1"/>
      </w:numPr>
      <w:spacing w:before="240" w:after="60"/>
      <w:outlineLvl w:val="6"/>
    </w:pPr>
    <w:rPr>
      <w:szCs w:val="24"/>
    </w:rPr>
  </w:style>
  <w:style w:type="paragraph" w:customStyle="1" w:styleId="berschri2">
    <w:name w:val="berschri2"/>
    <w:basedOn w:val="Standa1"/>
    <w:next w:val="Standa1"/>
    <w:uiPriority w:val="99"/>
    <w:rsid w:val="00887FD1"/>
    <w:pPr>
      <w:numPr>
        <w:ilvl w:val="7"/>
        <w:numId w:val="1"/>
      </w:numPr>
      <w:spacing w:before="240" w:after="60"/>
      <w:outlineLvl w:val="7"/>
    </w:pPr>
    <w:rPr>
      <w:i/>
      <w:iCs/>
      <w:szCs w:val="24"/>
    </w:rPr>
  </w:style>
  <w:style w:type="paragraph" w:customStyle="1" w:styleId="berschri1">
    <w:name w:val="berschri1"/>
    <w:basedOn w:val="Standa1"/>
    <w:next w:val="Standa1"/>
    <w:uiPriority w:val="99"/>
    <w:rsid w:val="00887FD1"/>
    <w:pPr>
      <w:numPr>
        <w:ilvl w:val="8"/>
        <w:numId w:val="1"/>
      </w:numPr>
      <w:spacing w:before="240" w:after="60"/>
      <w:outlineLvl w:val="8"/>
    </w:pPr>
    <w:rPr>
      <w:rFonts w:cs="Arial"/>
      <w:szCs w:val="22"/>
    </w:rPr>
  </w:style>
  <w:style w:type="table" w:customStyle="1" w:styleId="NormaleTabe1">
    <w:name w:val="Normale Tabe1"/>
    <w:uiPriority w:val="99"/>
    <w:semiHidden/>
    <w:rsid w:val="006631A5"/>
    <w:rPr>
      <w:sz w:val="20"/>
      <w:szCs w:val="20"/>
      <w:lang w:eastAsia="en-US"/>
    </w:rPr>
    <w:tblPr>
      <w:tblInd w:w="0" w:type="dxa"/>
      <w:tblCellMar>
        <w:top w:w="0" w:type="dxa"/>
        <w:left w:w="108" w:type="dxa"/>
        <w:bottom w:w="0" w:type="dxa"/>
        <w:right w:w="108" w:type="dxa"/>
      </w:tblCellMar>
    </w:tblPr>
  </w:style>
  <w:style w:type="paragraph" w:customStyle="1" w:styleId="Kopfze">
    <w:name w:val="Kopfze"/>
    <w:basedOn w:val="Standa1"/>
    <w:uiPriority w:val="99"/>
    <w:rsid w:val="00887FD1"/>
    <w:pPr>
      <w:tabs>
        <w:tab w:val="center" w:pos="4536"/>
        <w:tab w:val="right" w:pos="9072"/>
      </w:tabs>
    </w:pPr>
  </w:style>
  <w:style w:type="character" w:customStyle="1" w:styleId="Eintragsdaten">
    <w:name w:val="Eintragsdaten"/>
    <w:uiPriority w:val="99"/>
    <w:rsid w:val="00887FD1"/>
    <w:rPr>
      <w:rFonts w:ascii="Times New Roman" w:hAnsi="Times New Roman"/>
      <w:spacing w:val="0"/>
      <w:sz w:val="24"/>
    </w:rPr>
  </w:style>
  <w:style w:type="paragraph" w:customStyle="1" w:styleId="EONISKapitelbezeichnungNach6pt">
    <w:name w:val="EON:IS Kapitelbezeichnung + Nach:  6 pt"/>
    <w:basedOn w:val="EONISKapitelbezeichnung"/>
    <w:uiPriority w:val="99"/>
    <w:rsid w:val="00887FD1"/>
    <w:pPr>
      <w:spacing w:after="120"/>
    </w:pPr>
    <w:rPr>
      <w:bCs/>
      <w:szCs w:val="20"/>
    </w:rPr>
  </w:style>
  <w:style w:type="paragraph" w:customStyle="1" w:styleId="EONISProduktname">
    <w:name w:val="EON:IS Produktname"/>
    <w:next w:val="Standa1"/>
    <w:uiPriority w:val="99"/>
    <w:rsid w:val="00887FD1"/>
    <w:pPr>
      <w:spacing w:line="300" w:lineRule="exact"/>
    </w:pPr>
    <w:rPr>
      <w:rFonts w:ascii="Polo" w:hAnsi="Polo"/>
      <w:noProof/>
      <w:spacing w:val="6"/>
      <w:sz w:val="30"/>
      <w:szCs w:val="30"/>
    </w:rPr>
  </w:style>
  <w:style w:type="paragraph" w:customStyle="1" w:styleId="EONISStandard">
    <w:name w:val="EON:IS Standard"/>
    <w:uiPriority w:val="99"/>
    <w:rsid w:val="00887FD1"/>
    <w:pPr>
      <w:spacing w:line="210" w:lineRule="exact"/>
    </w:pPr>
    <w:rPr>
      <w:rFonts w:ascii="Polo" w:hAnsi="Polo"/>
      <w:noProof/>
      <w:sz w:val="18"/>
      <w:szCs w:val="18"/>
    </w:rPr>
  </w:style>
  <w:style w:type="table" w:customStyle="1" w:styleId="Tabellengi">
    <w:name w:val="Tabellengi"/>
    <w:basedOn w:val="NormaleTabe1"/>
    <w:uiPriority w:val="99"/>
    <w:rsid w:val="00887FD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rsid w:val="0021684A"/>
    <w:rPr>
      <w:rFonts w:cs="Times New Roman"/>
    </w:rPr>
  </w:style>
  <w:style w:type="paragraph" w:styleId="Verzeichnis1">
    <w:name w:val="toc 1"/>
    <w:aliases w:val="EON"/>
    <w:basedOn w:val="EONISInhaltsverzeichnis"/>
    <w:next w:val="Standa1"/>
    <w:uiPriority w:val="39"/>
    <w:qFormat/>
    <w:rsid w:val="002B6403"/>
    <w:pPr>
      <w:tabs>
        <w:tab w:val="left" w:pos="709"/>
        <w:tab w:val="right" w:leader="dot" w:pos="9798"/>
      </w:tabs>
      <w:spacing w:before="60"/>
      <w:ind w:left="709" w:hanging="709"/>
    </w:pPr>
    <w:rPr>
      <w:sz w:val="22"/>
    </w:rPr>
  </w:style>
  <w:style w:type="paragraph" w:styleId="Verzeichnis2">
    <w:name w:val="toc 2"/>
    <w:aliases w:val="EON I"/>
    <w:basedOn w:val="EONISInhaltsverzeichnis"/>
    <w:next w:val="Standa1"/>
    <w:uiPriority w:val="39"/>
    <w:qFormat/>
    <w:rsid w:val="004243EF"/>
    <w:pPr>
      <w:tabs>
        <w:tab w:val="left" w:pos="709"/>
        <w:tab w:val="right" w:leader="dot" w:pos="9798"/>
      </w:tabs>
      <w:ind w:left="709" w:hanging="709"/>
    </w:pPr>
    <w:rPr>
      <w:b w:val="0"/>
      <w:sz w:val="22"/>
    </w:rPr>
  </w:style>
  <w:style w:type="paragraph" w:styleId="Verzeichnis3">
    <w:name w:val="toc 3"/>
    <w:aliases w:val="EON I7"/>
    <w:basedOn w:val="EONISInhaltsverzeichnis"/>
    <w:next w:val="Standa1"/>
    <w:uiPriority w:val="39"/>
    <w:qFormat/>
    <w:rsid w:val="004243EF"/>
    <w:pPr>
      <w:tabs>
        <w:tab w:val="left" w:pos="992"/>
        <w:tab w:val="right" w:leader="dot" w:pos="9798"/>
      </w:tabs>
      <w:ind w:left="992" w:hanging="992"/>
    </w:pPr>
    <w:rPr>
      <w:b w:val="0"/>
      <w:sz w:val="22"/>
    </w:rPr>
  </w:style>
  <w:style w:type="paragraph" w:styleId="Verzeichnis4">
    <w:name w:val="toc 4"/>
    <w:aliases w:val="EON I6"/>
    <w:basedOn w:val="EONISInhaltsverzeichnis"/>
    <w:next w:val="Standa1"/>
    <w:uiPriority w:val="99"/>
    <w:semiHidden/>
    <w:rsid w:val="001D2F68"/>
    <w:pPr>
      <w:tabs>
        <w:tab w:val="left" w:pos="1276"/>
        <w:tab w:val="right" w:leader="dot" w:pos="9798"/>
      </w:tabs>
      <w:ind w:left="1276" w:hanging="1276"/>
    </w:pPr>
    <w:rPr>
      <w:b w:val="0"/>
      <w:sz w:val="22"/>
    </w:rPr>
  </w:style>
  <w:style w:type="paragraph" w:styleId="Verzeichnis5">
    <w:name w:val="toc 5"/>
    <w:aliases w:val="EON I5"/>
    <w:basedOn w:val="EONISInhaltsverzeichnis"/>
    <w:next w:val="Standa1"/>
    <w:uiPriority w:val="99"/>
    <w:semiHidden/>
    <w:rsid w:val="001D2F68"/>
    <w:pPr>
      <w:tabs>
        <w:tab w:val="left" w:pos="1559"/>
        <w:tab w:val="right" w:leader="dot" w:pos="9798"/>
      </w:tabs>
      <w:ind w:left="1559" w:hanging="1559"/>
    </w:pPr>
    <w:rPr>
      <w:b w:val="0"/>
      <w:sz w:val="22"/>
    </w:rPr>
  </w:style>
  <w:style w:type="paragraph" w:styleId="Verzeichnis6">
    <w:name w:val="toc 6"/>
    <w:aliases w:val="EON I4"/>
    <w:basedOn w:val="EONISInhaltsverzeichnis"/>
    <w:next w:val="Standa1"/>
    <w:uiPriority w:val="99"/>
    <w:semiHidden/>
    <w:rsid w:val="001D2F68"/>
    <w:pPr>
      <w:tabs>
        <w:tab w:val="left" w:pos="1843"/>
        <w:tab w:val="right" w:leader="dot" w:pos="9798"/>
      </w:tabs>
      <w:ind w:left="1843" w:hanging="1843"/>
    </w:pPr>
    <w:rPr>
      <w:b w:val="0"/>
      <w:sz w:val="22"/>
    </w:rPr>
  </w:style>
  <w:style w:type="paragraph" w:styleId="Verzeichnis7">
    <w:name w:val="toc 7"/>
    <w:aliases w:val="EON I3"/>
    <w:basedOn w:val="EONISInhaltsverzeichnis"/>
    <w:next w:val="Standa1"/>
    <w:uiPriority w:val="99"/>
    <w:semiHidden/>
    <w:rsid w:val="001D2F68"/>
    <w:pPr>
      <w:tabs>
        <w:tab w:val="left" w:pos="2126"/>
        <w:tab w:val="right" w:leader="dot" w:pos="9798"/>
      </w:tabs>
      <w:ind w:left="2126" w:hanging="2126"/>
    </w:pPr>
    <w:rPr>
      <w:b w:val="0"/>
      <w:sz w:val="22"/>
    </w:rPr>
  </w:style>
  <w:style w:type="paragraph" w:styleId="Verzeichnis8">
    <w:name w:val="toc 8"/>
    <w:aliases w:val="EON I2"/>
    <w:basedOn w:val="EONISInhaltsverzeichnis"/>
    <w:next w:val="Standa1"/>
    <w:uiPriority w:val="99"/>
    <w:semiHidden/>
    <w:rsid w:val="001D2F68"/>
    <w:pPr>
      <w:tabs>
        <w:tab w:val="left" w:pos="2410"/>
        <w:tab w:val="right" w:leader="dot" w:pos="9798"/>
      </w:tabs>
      <w:ind w:left="2410" w:hanging="2410"/>
    </w:pPr>
    <w:rPr>
      <w:b w:val="0"/>
      <w:sz w:val="22"/>
    </w:rPr>
  </w:style>
  <w:style w:type="paragraph" w:styleId="Verzeichnis9">
    <w:name w:val="toc 9"/>
    <w:aliases w:val="EON I1"/>
    <w:basedOn w:val="EONISInhaltsverzeichnis"/>
    <w:next w:val="Standa1"/>
    <w:uiPriority w:val="99"/>
    <w:semiHidden/>
    <w:rsid w:val="001D2F68"/>
    <w:pPr>
      <w:tabs>
        <w:tab w:val="left" w:pos="2693"/>
        <w:tab w:val="right" w:leader="dot" w:pos="9798"/>
      </w:tabs>
      <w:ind w:left="2693" w:hanging="2693"/>
    </w:pPr>
    <w:rPr>
      <w:b w:val="0"/>
      <w:sz w:val="22"/>
    </w:rPr>
  </w:style>
  <w:style w:type="paragraph" w:customStyle="1" w:styleId="Default">
    <w:name w:val="Default"/>
    <w:uiPriority w:val="99"/>
    <w:rsid w:val="00887FD1"/>
    <w:pPr>
      <w:widowControl w:val="0"/>
      <w:autoSpaceDE w:val="0"/>
      <w:autoSpaceDN w:val="0"/>
      <w:adjustRightInd w:val="0"/>
    </w:pPr>
    <w:rPr>
      <w:rFonts w:ascii="Arial" w:hAnsi="Arial" w:cs="Arial"/>
      <w:color w:val="000000"/>
      <w:sz w:val="24"/>
      <w:szCs w:val="24"/>
    </w:rPr>
  </w:style>
  <w:style w:type="paragraph" w:customStyle="1" w:styleId="TabellentextChar">
    <w:name w:val="Tabellentext Char"/>
    <w:basedOn w:val="Standa1"/>
    <w:uiPriority w:val="99"/>
    <w:rsid w:val="00887FD1"/>
    <w:pPr>
      <w:spacing w:before="20" w:after="20"/>
    </w:pPr>
    <w:rPr>
      <w:rFonts w:ascii="Arial" w:hAnsi="Arial" w:cs="Arial"/>
    </w:rPr>
  </w:style>
  <w:style w:type="character" w:customStyle="1" w:styleId="EISStandard">
    <w:name w:val="EIS Standard"/>
    <w:basedOn w:val="Absatz-Standardschriftart"/>
    <w:uiPriority w:val="99"/>
    <w:rsid w:val="0021684A"/>
    <w:rPr>
      <w:rFonts w:ascii="Polo" w:hAnsi="Polo" w:cs="Times New Roman"/>
      <w:sz w:val="22"/>
    </w:rPr>
  </w:style>
  <w:style w:type="paragraph" w:customStyle="1" w:styleId="EISKapitelbezeichnung">
    <w:name w:val="EIS Kapitelbezeichnung"/>
    <w:basedOn w:val="Standa1"/>
    <w:uiPriority w:val="99"/>
    <w:rsid w:val="004243EF"/>
    <w:pPr>
      <w:spacing w:before="120" w:line="210" w:lineRule="atLeast"/>
    </w:pPr>
    <w:rPr>
      <w:rFonts w:cs="Polo"/>
      <w:b/>
      <w:bCs/>
      <w:spacing w:val="6"/>
      <w:sz w:val="18"/>
      <w:szCs w:val="18"/>
      <w:lang w:eastAsia="en-US"/>
    </w:rPr>
  </w:style>
  <w:style w:type="character" w:styleId="Hyperlink">
    <w:name w:val="Hyperlink"/>
    <w:basedOn w:val="Absatz-Standardschriftart"/>
    <w:uiPriority w:val="99"/>
    <w:rsid w:val="0021684A"/>
    <w:rPr>
      <w:rFonts w:cs="Times New Roman"/>
      <w:color w:val="0000FF"/>
      <w:u w:val="single"/>
    </w:rPr>
  </w:style>
  <w:style w:type="paragraph" w:customStyle="1" w:styleId="Kopfze1">
    <w:name w:val="Kopfze1"/>
    <w:basedOn w:val="Standa"/>
    <w:uiPriority w:val="99"/>
    <w:rsid w:val="007C7647"/>
    <w:pPr>
      <w:tabs>
        <w:tab w:val="center" w:pos="4536"/>
        <w:tab w:val="right" w:pos="9072"/>
      </w:tabs>
    </w:pPr>
  </w:style>
  <w:style w:type="character" w:customStyle="1" w:styleId="HeaderChar">
    <w:name w:val="Header Char"/>
    <w:basedOn w:val="Absatz-Standardschriftart"/>
    <w:uiPriority w:val="99"/>
    <w:semiHidden/>
    <w:rsid w:val="0021684A"/>
    <w:rPr>
      <w:rFonts w:ascii="Times New Roman" w:hAnsi="Times New Roman" w:cs="Times New Roman"/>
      <w:sz w:val="24"/>
      <w:lang w:eastAsia="de-DE"/>
    </w:rPr>
  </w:style>
  <w:style w:type="character" w:customStyle="1" w:styleId="FooterChar">
    <w:name w:val="Footer Char"/>
    <w:basedOn w:val="Absatz-Standardschriftart"/>
    <w:uiPriority w:val="99"/>
    <w:semiHidden/>
    <w:rsid w:val="0021684A"/>
    <w:rPr>
      <w:rFonts w:ascii="Times New Roman" w:hAnsi="Times New Roman" w:cs="Times New Roman"/>
      <w:sz w:val="24"/>
      <w:lang w:eastAsia="de-DE"/>
    </w:rPr>
  </w:style>
  <w:style w:type="paragraph" w:styleId="Kopfzeile">
    <w:name w:val="header"/>
    <w:basedOn w:val="Standard"/>
    <w:link w:val="KopfzeileZchn"/>
    <w:uiPriority w:val="99"/>
    <w:rsid w:val="00CB08C5"/>
    <w:pPr>
      <w:tabs>
        <w:tab w:val="center" w:pos="4536"/>
        <w:tab w:val="right" w:pos="9072"/>
      </w:tabs>
    </w:pPr>
  </w:style>
  <w:style w:type="character" w:customStyle="1" w:styleId="KopfzeileZchn">
    <w:name w:val="Kopfzeile Zchn"/>
    <w:basedOn w:val="Absatz-Standardschriftart"/>
    <w:link w:val="Kopfzeile"/>
    <w:uiPriority w:val="99"/>
    <w:locked/>
    <w:rsid w:val="00D85F68"/>
    <w:rPr>
      <w:rFonts w:ascii="Times New Roman" w:hAnsi="Times New Roman" w:cs="Times New Roman"/>
      <w:sz w:val="24"/>
      <w:szCs w:val="24"/>
      <w:lang w:eastAsia="de-DE"/>
    </w:rPr>
  </w:style>
  <w:style w:type="paragraph" w:styleId="Fuzeile">
    <w:name w:val="footer"/>
    <w:basedOn w:val="Standard"/>
    <w:link w:val="FuzeileZchn"/>
    <w:rsid w:val="00CB08C5"/>
    <w:pPr>
      <w:tabs>
        <w:tab w:val="center" w:pos="4536"/>
        <w:tab w:val="right" w:pos="9072"/>
      </w:tabs>
    </w:pPr>
  </w:style>
  <w:style w:type="character" w:customStyle="1" w:styleId="FuzeileZchn">
    <w:name w:val="Fußzeile Zchn"/>
    <w:basedOn w:val="Absatz-Standardschriftart"/>
    <w:link w:val="Fuzeile"/>
    <w:locked/>
    <w:rsid w:val="00D85F68"/>
    <w:rPr>
      <w:rFonts w:ascii="Times New Roman" w:hAnsi="Times New Roman" w:cs="Times New Roman"/>
      <w:sz w:val="24"/>
      <w:szCs w:val="24"/>
      <w:lang w:eastAsia="de-DE"/>
    </w:rPr>
  </w:style>
  <w:style w:type="paragraph" w:styleId="Listenabsatz">
    <w:name w:val="List Paragraph"/>
    <w:basedOn w:val="Standard"/>
    <w:uiPriority w:val="34"/>
    <w:qFormat/>
    <w:rsid w:val="001A5AD7"/>
    <w:pPr>
      <w:ind w:left="720"/>
      <w:contextualSpacing/>
    </w:pPr>
  </w:style>
  <w:style w:type="paragraph" w:styleId="Sprechblasentext">
    <w:name w:val="Balloon Text"/>
    <w:basedOn w:val="Standard"/>
    <w:link w:val="SprechblasentextZchn"/>
    <w:uiPriority w:val="99"/>
    <w:semiHidden/>
    <w:unhideWhenUsed/>
    <w:rsid w:val="00B613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131C"/>
    <w:rPr>
      <w:rFonts w:ascii="Tahoma" w:eastAsiaTheme="minorHAnsi" w:hAnsi="Tahoma" w:cs="Tahoma"/>
      <w:sz w:val="16"/>
      <w:szCs w:val="16"/>
      <w:lang w:eastAsia="en-US"/>
    </w:rPr>
  </w:style>
  <w:style w:type="paragraph" w:styleId="Beschriftung">
    <w:name w:val="caption"/>
    <w:basedOn w:val="Standard"/>
    <w:next w:val="Standard"/>
    <w:uiPriority w:val="35"/>
    <w:unhideWhenUsed/>
    <w:qFormat/>
    <w:locked/>
    <w:rsid w:val="00F873C9"/>
    <w:pPr>
      <w:spacing w:line="240" w:lineRule="auto"/>
    </w:pPr>
    <w:rPr>
      <w:b/>
      <w:bCs/>
      <w:color w:val="4F81BD" w:themeColor="accent1"/>
      <w:sz w:val="18"/>
      <w:szCs w:val="18"/>
    </w:rPr>
  </w:style>
  <w:style w:type="table" w:styleId="Tabellenraster">
    <w:name w:val="Table Grid"/>
    <w:basedOn w:val="NormaleTabelle"/>
    <w:uiPriority w:val="59"/>
    <w:locked/>
    <w:rsid w:val="009C3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kumentstrukturZchn">
    <w:name w:val="Dokumentstruktur Zchn"/>
    <w:basedOn w:val="Absatz-Standardschriftart"/>
    <w:link w:val="Dokumentstruktur"/>
    <w:uiPriority w:val="99"/>
    <w:semiHidden/>
    <w:rsid w:val="00085CBB"/>
    <w:rPr>
      <w:rFonts w:ascii="Tahoma" w:eastAsiaTheme="minorHAnsi" w:hAnsi="Tahoma" w:cs="Tahoma"/>
      <w:sz w:val="16"/>
      <w:szCs w:val="16"/>
      <w:lang w:eastAsia="en-US"/>
    </w:rPr>
  </w:style>
  <w:style w:type="paragraph" w:styleId="Dokumentstruktur">
    <w:name w:val="Document Map"/>
    <w:basedOn w:val="Standard"/>
    <w:link w:val="DokumentstrukturZchn"/>
    <w:uiPriority w:val="99"/>
    <w:semiHidden/>
    <w:unhideWhenUsed/>
    <w:rsid w:val="00085CBB"/>
    <w:pPr>
      <w:spacing w:after="0" w:line="240" w:lineRule="auto"/>
    </w:pPr>
    <w:rPr>
      <w:rFonts w:ascii="Tahoma" w:hAnsi="Tahoma" w:cs="Tahoma"/>
      <w:sz w:val="16"/>
      <w:szCs w:val="16"/>
    </w:rPr>
  </w:style>
  <w:style w:type="paragraph" w:customStyle="1" w:styleId="Datentypverweis">
    <w:name w:val="Datentypverweis"/>
    <w:basedOn w:val="Standard"/>
    <w:link w:val="DatentypverweisZchn"/>
    <w:qFormat/>
    <w:rsid w:val="00085CBB"/>
    <w:pPr>
      <w:spacing w:after="0"/>
    </w:pPr>
    <w:rPr>
      <w:rFonts w:ascii="Calibri" w:eastAsia="Calibri" w:hAnsi="Calibri" w:cs="Times New Roman"/>
      <w:color w:val="7030A0"/>
      <w:sz w:val="20"/>
      <w:szCs w:val="24"/>
      <w:u w:val="single"/>
      <w:lang w:val="en-US"/>
    </w:rPr>
  </w:style>
  <w:style w:type="character" w:customStyle="1" w:styleId="DatentypverweisZchn">
    <w:name w:val="Datentypverweis Zchn"/>
    <w:basedOn w:val="Absatz-Standardschriftart"/>
    <w:link w:val="Datentypverweis"/>
    <w:rsid w:val="00085CBB"/>
    <w:rPr>
      <w:rFonts w:ascii="Calibri" w:eastAsia="Calibri" w:hAnsi="Calibri"/>
      <w:color w:val="7030A0"/>
      <w:sz w:val="20"/>
      <w:szCs w:val="24"/>
      <w:u w:val="single"/>
      <w:lang w:val="en-US" w:eastAsia="en-US"/>
    </w:rPr>
  </w:style>
  <w:style w:type="paragraph" w:styleId="Aufzhlungszeichen">
    <w:name w:val="List Bullet"/>
    <w:basedOn w:val="Standard"/>
    <w:uiPriority w:val="9"/>
    <w:qFormat/>
    <w:rsid w:val="00085CBB"/>
    <w:pPr>
      <w:numPr>
        <w:numId w:val="6"/>
      </w:numPr>
      <w:spacing w:after="0"/>
      <w:contextualSpacing/>
    </w:pPr>
    <w:rPr>
      <w:rFonts w:ascii="Calibri" w:eastAsia="Calibri" w:hAnsi="Calibri" w:cs="Times New Roman"/>
      <w:sz w:val="20"/>
      <w:szCs w:val="24"/>
      <w:lang w:val="en-US"/>
    </w:rPr>
  </w:style>
  <w:style w:type="paragraph" w:styleId="Listennummer">
    <w:name w:val="List Number"/>
    <w:basedOn w:val="Standard"/>
    <w:uiPriority w:val="9"/>
    <w:qFormat/>
    <w:rsid w:val="00085CBB"/>
    <w:pPr>
      <w:numPr>
        <w:numId w:val="7"/>
      </w:numPr>
      <w:spacing w:after="0"/>
      <w:contextualSpacing/>
    </w:pPr>
    <w:rPr>
      <w:rFonts w:ascii="Calibri" w:eastAsia="Calibri" w:hAnsi="Calibri" w:cs="Times New Roman"/>
      <w:sz w:val="20"/>
      <w:szCs w:val="24"/>
      <w:lang w:val="en-US"/>
    </w:rPr>
  </w:style>
  <w:style w:type="paragraph" w:styleId="Listennummer2">
    <w:name w:val="List Number 2"/>
    <w:basedOn w:val="Standard"/>
    <w:uiPriority w:val="10"/>
    <w:qFormat/>
    <w:rsid w:val="00085CBB"/>
    <w:pPr>
      <w:numPr>
        <w:numId w:val="8"/>
      </w:numPr>
      <w:tabs>
        <w:tab w:val="left" w:leader="dot" w:pos="9072"/>
      </w:tabs>
      <w:spacing w:after="0"/>
      <w:contextualSpacing/>
    </w:pPr>
    <w:rPr>
      <w:rFonts w:ascii="Calibri" w:eastAsia="Calibri" w:hAnsi="Calibri" w:cs="Times New Roman"/>
      <w:sz w:val="48"/>
      <w:szCs w:val="24"/>
      <w:lang w:val="en-US"/>
    </w:rPr>
  </w:style>
  <w:style w:type="paragraph" w:customStyle="1" w:styleId="Listenabsatz1">
    <w:name w:val="Listenabsatz1"/>
    <w:basedOn w:val="Standard"/>
    <w:rsid w:val="00085CBB"/>
    <w:pPr>
      <w:suppressAutoHyphens/>
      <w:spacing w:after="0"/>
      <w:ind w:left="720"/>
    </w:pPr>
    <w:rPr>
      <w:rFonts w:ascii="Calibri" w:eastAsia="Times New Roman" w:hAnsi="Calibri" w:cs="Times New Roman"/>
      <w:lang w:eastAsia="ar-SA"/>
    </w:rPr>
  </w:style>
  <w:style w:type="character" w:styleId="Kommentarzeichen">
    <w:name w:val="annotation reference"/>
    <w:basedOn w:val="Absatz-Standardschriftart"/>
    <w:uiPriority w:val="99"/>
    <w:semiHidden/>
    <w:unhideWhenUsed/>
    <w:rsid w:val="00CA1CB1"/>
    <w:rPr>
      <w:sz w:val="16"/>
      <w:szCs w:val="16"/>
    </w:rPr>
  </w:style>
  <w:style w:type="paragraph" w:styleId="Kommentartext">
    <w:name w:val="annotation text"/>
    <w:basedOn w:val="Standard"/>
    <w:link w:val="KommentartextZchn"/>
    <w:uiPriority w:val="99"/>
    <w:semiHidden/>
    <w:unhideWhenUsed/>
    <w:rsid w:val="00CA1C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A1CB1"/>
    <w:rPr>
      <w:rFonts w:asciiTheme="minorHAnsi" w:eastAsiaTheme="minorHAnsi" w:hAnsiTheme="minorHAnsi" w:cstheme="minorBidi"/>
      <w:sz w:val="20"/>
      <w:szCs w:val="20"/>
      <w:lang w:eastAsia="en-US"/>
    </w:rPr>
  </w:style>
  <w:style w:type="paragraph" w:styleId="Kommentarthema">
    <w:name w:val="annotation subject"/>
    <w:basedOn w:val="Kommentartext"/>
    <w:next w:val="Kommentartext"/>
    <w:link w:val="KommentarthemaZchn"/>
    <w:uiPriority w:val="99"/>
    <w:semiHidden/>
    <w:unhideWhenUsed/>
    <w:rsid w:val="00CA1CB1"/>
    <w:rPr>
      <w:b/>
      <w:bCs/>
    </w:rPr>
  </w:style>
  <w:style w:type="character" w:customStyle="1" w:styleId="KommentarthemaZchn">
    <w:name w:val="Kommentarthema Zchn"/>
    <w:basedOn w:val="KommentartextZchn"/>
    <w:link w:val="Kommentarthema"/>
    <w:uiPriority w:val="99"/>
    <w:semiHidden/>
    <w:rsid w:val="00CA1CB1"/>
    <w:rPr>
      <w:rFonts w:asciiTheme="minorHAnsi" w:eastAsiaTheme="minorHAnsi" w:hAnsiTheme="minorHAnsi" w:cstheme="minorBidi"/>
      <w:b/>
      <w:bCs/>
      <w:sz w:val="20"/>
      <w:szCs w:val="20"/>
      <w:lang w:eastAsia="en-US"/>
    </w:rPr>
  </w:style>
  <w:style w:type="paragraph" w:customStyle="1" w:styleId="Listenabsatz2">
    <w:name w:val="Listenabsatz2"/>
    <w:basedOn w:val="Standard"/>
    <w:rsid w:val="00EA71D7"/>
    <w:pPr>
      <w:ind w:left="720"/>
      <w:contextualSpacing/>
    </w:pPr>
    <w:rPr>
      <w:rFonts w:ascii="Calibri" w:eastAsia="Times New Roman" w:hAnsi="Calibri" w:cs="Times New Roman"/>
    </w:rPr>
  </w:style>
  <w:style w:type="paragraph" w:styleId="Funotentext">
    <w:name w:val="footnote text"/>
    <w:basedOn w:val="Standard"/>
    <w:link w:val="FunotentextZchn"/>
    <w:uiPriority w:val="99"/>
    <w:unhideWhenUsed/>
    <w:rsid w:val="004F0CF3"/>
    <w:pPr>
      <w:spacing w:after="0" w:line="240" w:lineRule="auto"/>
    </w:pPr>
    <w:rPr>
      <w:sz w:val="20"/>
      <w:szCs w:val="20"/>
    </w:rPr>
  </w:style>
  <w:style w:type="character" w:customStyle="1" w:styleId="FunotentextZchn">
    <w:name w:val="Fußnotentext Zchn"/>
    <w:basedOn w:val="Absatz-Standardschriftart"/>
    <w:link w:val="Funotentext"/>
    <w:uiPriority w:val="99"/>
    <w:rsid w:val="004F0CF3"/>
    <w:rPr>
      <w:rFonts w:asciiTheme="minorHAnsi" w:eastAsiaTheme="minorHAnsi" w:hAnsiTheme="minorHAnsi" w:cstheme="minorBidi"/>
      <w:sz w:val="20"/>
      <w:szCs w:val="20"/>
      <w:lang w:eastAsia="en-US"/>
    </w:rPr>
  </w:style>
  <w:style w:type="character" w:styleId="Funotenzeichen">
    <w:name w:val="footnote reference"/>
    <w:basedOn w:val="Absatz-Standardschriftart"/>
    <w:uiPriority w:val="99"/>
    <w:semiHidden/>
    <w:unhideWhenUsed/>
    <w:rsid w:val="004F0CF3"/>
    <w:rPr>
      <w:vertAlign w:val="superscript"/>
    </w:rPr>
  </w:style>
  <w:style w:type="paragraph" w:customStyle="1" w:styleId="EAGStandard">
    <w:name w:val="EAG: Standard"/>
    <w:link w:val="EAGStandardZchn"/>
    <w:rsid w:val="001D117D"/>
    <w:pPr>
      <w:spacing w:before="120" w:after="120"/>
      <w:jc w:val="both"/>
    </w:pPr>
    <w:rPr>
      <w:rFonts w:ascii="Polo" w:eastAsia="Times New Roman" w:hAnsi="Polo"/>
      <w:color w:val="000000"/>
      <w:sz w:val="20"/>
      <w:szCs w:val="24"/>
    </w:rPr>
  </w:style>
  <w:style w:type="character" w:customStyle="1" w:styleId="EAGStandardZchn">
    <w:name w:val="EAG: Standard Zchn"/>
    <w:basedOn w:val="Absatz-Standardschriftart"/>
    <w:link w:val="EAGStandard"/>
    <w:locked/>
    <w:rsid w:val="001D117D"/>
    <w:rPr>
      <w:rFonts w:ascii="Polo" w:eastAsia="Times New Roman" w:hAnsi="Polo"/>
      <w:color w:val="000000"/>
      <w:sz w:val="20"/>
      <w:szCs w:val="24"/>
    </w:rPr>
  </w:style>
  <w:style w:type="paragraph" w:customStyle="1" w:styleId="StandardTabelle">
    <w:name w:val="Standard (Tabelle)"/>
    <w:basedOn w:val="EAGStandard"/>
    <w:qFormat/>
    <w:rsid w:val="001D117D"/>
    <w:pPr>
      <w:spacing w:before="0" w:after="0"/>
      <w:jc w:val="left"/>
    </w:pPr>
    <w:rPr>
      <w:color w:val="auto"/>
    </w:rPr>
  </w:style>
  <w:style w:type="paragraph" w:styleId="Inhaltsverzeichnisberschrift">
    <w:name w:val="TOC Heading"/>
    <w:basedOn w:val="berschrift1"/>
    <w:next w:val="Standard"/>
    <w:uiPriority w:val="39"/>
    <w:unhideWhenUsed/>
    <w:qFormat/>
    <w:rsid w:val="00CB31DE"/>
    <w:pPr>
      <w:keepLines/>
      <w:numPr>
        <w:numId w:val="0"/>
      </w:numPr>
      <w:spacing w:before="480" w:after="0"/>
      <w:outlineLvl w:val="9"/>
    </w:pPr>
    <w:rPr>
      <w:rFonts w:asciiTheme="majorHAnsi" w:eastAsiaTheme="majorEastAsia" w:hAnsiTheme="majorHAnsi" w:cstheme="majorBidi"/>
      <w:color w:val="365F91" w:themeColor="accent1" w:themeShade="BF"/>
      <w:kern w:val="0"/>
      <w:lang w:val="de-DE"/>
    </w:rPr>
  </w:style>
  <w:style w:type="character" w:styleId="BesuchterHyperlink">
    <w:name w:val="FollowedHyperlink"/>
    <w:basedOn w:val="Absatz-Standardschriftart"/>
    <w:uiPriority w:val="99"/>
    <w:semiHidden/>
    <w:unhideWhenUsed/>
    <w:rsid w:val="00A00435"/>
    <w:rPr>
      <w:color w:val="800080" w:themeColor="followedHyperlink"/>
      <w:u w:val="single"/>
    </w:rPr>
  </w:style>
  <w:style w:type="paragraph" w:customStyle="1" w:styleId="Source-Example">
    <w:name w:val="Source-Example"/>
    <w:basedOn w:val="Standard"/>
    <w:link w:val="Source-ExampleZchn"/>
    <w:qFormat/>
    <w:rsid w:val="00C741BE"/>
    <w:pPr>
      <w:keepNext/>
      <w:keepLines/>
      <w:spacing w:after="0" w:line="240" w:lineRule="auto"/>
      <w:ind w:left="567"/>
    </w:pPr>
    <w:rPr>
      <w:rFonts w:ascii="Courier New" w:hAnsi="Courier New"/>
      <w:i/>
      <w:sz w:val="20"/>
    </w:rPr>
  </w:style>
  <w:style w:type="character" w:customStyle="1" w:styleId="Source-ExampleZchn">
    <w:name w:val="Source-Example Zchn"/>
    <w:basedOn w:val="Absatz-Standardschriftart"/>
    <w:link w:val="Source-Example"/>
    <w:rsid w:val="00C741BE"/>
    <w:rPr>
      <w:rFonts w:ascii="Courier New" w:eastAsiaTheme="minorHAnsi" w:hAnsi="Courier New" w:cstheme="minorBidi"/>
      <w:i/>
      <w:sz w:val="20"/>
      <w:lang w:eastAsia="en-US"/>
    </w:rPr>
  </w:style>
  <w:style w:type="paragraph" w:styleId="berarbeitung">
    <w:name w:val="Revision"/>
    <w:hidden/>
    <w:uiPriority w:val="99"/>
    <w:semiHidden/>
    <w:rsid w:val="00F71FC4"/>
    <w:rPr>
      <w:rFonts w:asciiTheme="minorHAnsi" w:eastAsiaTheme="minorHAnsi" w:hAnsiTheme="minorHAnsi" w:cstheme="minorBidi"/>
      <w:lang w:eastAsia="en-US"/>
    </w:rPr>
  </w:style>
  <w:style w:type="table" w:styleId="FarbigeListe-Akzent1">
    <w:name w:val="Colorful List Accent 1"/>
    <w:basedOn w:val="NormaleTabelle"/>
    <w:uiPriority w:val="41"/>
    <w:rsid w:val="00CC273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HelleListe-Akzent2">
    <w:name w:val="Light List Accent 2"/>
    <w:basedOn w:val="NormaleTabelle"/>
    <w:uiPriority w:val="61"/>
    <w:rsid w:val="00CC273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ittlereSchattierung1-Akzent2">
    <w:name w:val="Medium Shading 1 Accent 2"/>
    <w:basedOn w:val="NormaleTabelle"/>
    <w:uiPriority w:val="63"/>
    <w:rsid w:val="0036590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HellesRaster-Akzent2">
    <w:name w:val="Light Grid Accent 2"/>
    <w:basedOn w:val="NormaleTabelle"/>
    <w:uiPriority w:val="62"/>
    <w:rsid w:val="00AA2AD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TMLCode">
    <w:name w:val="HTML Code"/>
    <w:basedOn w:val="Absatz-Standardschriftart"/>
    <w:uiPriority w:val="99"/>
    <w:semiHidden/>
    <w:unhideWhenUsed/>
    <w:rsid w:val="007E1A84"/>
    <w:rPr>
      <w:rFonts w:ascii="Courier New" w:eastAsia="Times New Roman" w:hAnsi="Courier New" w:cs="Courier New"/>
      <w:sz w:val="20"/>
      <w:szCs w:val="20"/>
    </w:rPr>
  </w:style>
  <w:style w:type="character" w:styleId="Fett">
    <w:name w:val="Strong"/>
    <w:basedOn w:val="Absatz-Standardschriftart"/>
    <w:uiPriority w:val="22"/>
    <w:qFormat/>
    <w:locked/>
    <w:rsid w:val="007E1A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88085">
      <w:bodyDiv w:val="1"/>
      <w:marLeft w:val="0"/>
      <w:marRight w:val="0"/>
      <w:marTop w:val="0"/>
      <w:marBottom w:val="0"/>
      <w:divBdr>
        <w:top w:val="none" w:sz="0" w:space="0" w:color="auto"/>
        <w:left w:val="none" w:sz="0" w:space="0" w:color="auto"/>
        <w:bottom w:val="none" w:sz="0" w:space="0" w:color="auto"/>
        <w:right w:val="none" w:sz="0" w:space="0" w:color="auto"/>
      </w:divBdr>
    </w:div>
    <w:div w:id="357972066">
      <w:bodyDiv w:val="1"/>
      <w:marLeft w:val="0"/>
      <w:marRight w:val="0"/>
      <w:marTop w:val="0"/>
      <w:marBottom w:val="0"/>
      <w:divBdr>
        <w:top w:val="none" w:sz="0" w:space="0" w:color="auto"/>
        <w:left w:val="none" w:sz="0" w:space="0" w:color="auto"/>
        <w:bottom w:val="none" w:sz="0" w:space="0" w:color="auto"/>
        <w:right w:val="none" w:sz="0" w:space="0" w:color="auto"/>
      </w:divBdr>
    </w:div>
    <w:div w:id="393742103">
      <w:bodyDiv w:val="1"/>
      <w:marLeft w:val="0"/>
      <w:marRight w:val="0"/>
      <w:marTop w:val="0"/>
      <w:marBottom w:val="0"/>
      <w:divBdr>
        <w:top w:val="none" w:sz="0" w:space="0" w:color="auto"/>
        <w:left w:val="none" w:sz="0" w:space="0" w:color="auto"/>
        <w:bottom w:val="none" w:sz="0" w:space="0" w:color="auto"/>
        <w:right w:val="none" w:sz="0" w:space="0" w:color="auto"/>
      </w:divBdr>
    </w:div>
    <w:div w:id="456417524">
      <w:bodyDiv w:val="1"/>
      <w:marLeft w:val="0"/>
      <w:marRight w:val="0"/>
      <w:marTop w:val="0"/>
      <w:marBottom w:val="0"/>
      <w:divBdr>
        <w:top w:val="none" w:sz="0" w:space="0" w:color="auto"/>
        <w:left w:val="none" w:sz="0" w:space="0" w:color="auto"/>
        <w:bottom w:val="none" w:sz="0" w:space="0" w:color="auto"/>
        <w:right w:val="none" w:sz="0" w:space="0" w:color="auto"/>
      </w:divBdr>
    </w:div>
    <w:div w:id="563834834">
      <w:bodyDiv w:val="1"/>
      <w:marLeft w:val="0"/>
      <w:marRight w:val="0"/>
      <w:marTop w:val="0"/>
      <w:marBottom w:val="0"/>
      <w:divBdr>
        <w:top w:val="none" w:sz="0" w:space="0" w:color="auto"/>
        <w:left w:val="none" w:sz="0" w:space="0" w:color="auto"/>
        <w:bottom w:val="none" w:sz="0" w:space="0" w:color="auto"/>
        <w:right w:val="none" w:sz="0" w:space="0" w:color="auto"/>
      </w:divBdr>
    </w:div>
    <w:div w:id="620888186">
      <w:bodyDiv w:val="1"/>
      <w:marLeft w:val="0"/>
      <w:marRight w:val="0"/>
      <w:marTop w:val="0"/>
      <w:marBottom w:val="0"/>
      <w:divBdr>
        <w:top w:val="none" w:sz="0" w:space="0" w:color="auto"/>
        <w:left w:val="none" w:sz="0" w:space="0" w:color="auto"/>
        <w:bottom w:val="none" w:sz="0" w:space="0" w:color="auto"/>
        <w:right w:val="none" w:sz="0" w:space="0" w:color="auto"/>
      </w:divBdr>
    </w:div>
    <w:div w:id="693072493">
      <w:bodyDiv w:val="1"/>
      <w:marLeft w:val="0"/>
      <w:marRight w:val="0"/>
      <w:marTop w:val="0"/>
      <w:marBottom w:val="0"/>
      <w:divBdr>
        <w:top w:val="none" w:sz="0" w:space="0" w:color="auto"/>
        <w:left w:val="none" w:sz="0" w:space="0" w:color="auto"/>
        <w:bottom w:val="none" w:sz="0" w:space="0" w:color="auto"/>
        <w:right w:val="none" w:sz="0" w:space="0" w:color="auto"/>
      </w:divBdr>
    </w:div>
    <w:div w:id="718631644">
      <w:bodyDiv w:val="1"/>
      <w:marLeft w:val="0"/>
      <w:marRight w:val="0"/>
      <w:marTop w:val="0"/>
      <w:marBottom w:val="0"/>
      <w:divBdr>
        <w:top w:val="none" w:sz="0" w:space="0" w:color="auto"/>
        <w:left w:val="none" w:sz="0" w:space="0" w:color="auto"/>
        <w:bottom w:val="none" w:sz="0" w:space="0" w:color="auto"/>
        <w:right w:val="none" w:sz="0" w:space="0" w:color="auto"/>
      </w:divBdr>
    </w:div>
    <w:div w:id="1147474453">
      <w:bodyDiv w:val="1"/>
      <w:marLeft w:val="0"/>
      <w:marRight w:val="0"/>
      <w:marTop w:val="0"/>
      <w:marBottom w:val="0"/>
      <w:divBdr>
        <w:top w:val="none" w:sz="0" w:space="0" w:color="auto"/>
        <w:left w:val="none" w:sz="0" w:space="0" w:color="auto"/>
        <w:bottom w:val="none" w:sz="0" w:space="0" w:color="auto"/>
        <w:right w:val="none" w:sz="0" w:space="0" w:color="auto"/>
      </w:divBdr>
    </w:div>
    <w:div w:id="1348942084">
      <w:bodyDiv w:val="1"/>
      <w:marLeft w:val="0"/>
      <w:marRight w:val="0"/>
      <w:marTop w:val="0"/>
      <w:marBottom w:val="0"/>
      <w:divBdr>
        <w:top w:val="none" w:sz="0" w:space="0" w:color="auto"/>
        <w:left w:val="none" w:sz="0" w:space="0" w:color="auto"/>
        <w:bottom w:val="none" w:sz="0" w:space="0" w:color="auto"/>
        <w:right w:val="none" w:sz="0" w:space="0" w:color="auto"/>
      </w:divBdr>
    </w:div>
    <w:div w:id="1474909885">
      <w:bodyDiv w:val="1"/>
      <w:marLeft w:val="0"/>
      <w:marRight w:val="0"/>
      <w:marTop w:val="0"/>
      <w:marBottom w:val="0"/>
      <w:divBdr>
        <w:top w:val="none" w:sz="0" w:space="0" w:color="auto"/>
        <w:left w:val="none" w:sz="0" w:space="0" w:color="auto"/>
        <w:bottom w:val="none" w:sz="0" w:space="0" w:color="auto"/>
        <w:right w:val="none" w:sz="0" w:space="0" w:color="auto"/>
      </w:divBdr>
    </w:div>
    <w:div w:id="1538161400">
      <w:bodyDiv w:val="1"/>
      <w:marLeft w:val="0"/>
      <w:marRight w:val="0"/>
      <w:marTop w:val="0"/>
      <w:marBottom w:val="0"/>
      <w:divBdr>
        <w:top w:val="none" w:sz="0" w:space="0" w:color="auto"/>
        <w:left w:val="none" w:sz="0" w:space="0" w:color="auto"/>
        <w:bottom w:val="none" w:sz="0" w:space="0" w:color="auto"/>
        <w:right w:val="none" w:sz="0" w:space="0" w:color="auto"/>
      </w:divBdr>
    </w:div>
    <w:div w:id="1699886824">
      <w:bodyDiv w:val="1"/>
      <w:marLeft w:val="0"/>
      <w:marRight w:val="0"/>
      <w:marTop w:val="0"/>
      <w:marBottom w:val="0"/>
      <w:divBdr>
        <w:top w:val="none" w:sz="0" w:space="0" w:color="auto"/>
        <w:left w:val="none" w:sz="0" w:space="0" w:color="auto"/>
        <w:bottom w:val="none" w:sz="0" w:space="0" w:color="auto"/>
        <w:right w:val="none" w:sz="0" w:space="0" w:color="auto"/>
      </w:divBdr>
    </w:div>
    <w:div w:id="1748651760">
      <w:bodyDiv w:val="1"/>
      <w:marLeft w:val="0"/>
      <w:marRight w:val="0"/>
      <w:marTop w:val="0"/>
      <w:marBottom w:val="0"/>
      <w:divBdr>
        <w:top w:val="none" w:sz="0" w:space="0" w:color="auto"/>
        <w:left w:val="none" w:sz="0" w:space="0" w:color="auto"/>
        <w:bottom w:val="none" w:sz="0" w:space="0" w:color="auto"/>
        <w:right w:val="none" w:sz="0" w:space="0" w:color="auto"/>
      </w:divBdr>
    </w:div>
    <w:div w:id="1957134332">
      <w:bodyDiv w:val="1"/>
      <w:marLeft w:val="0"/>
      <w:marRight w:val="0"/>
      <w:marTop w:val="0"/>
      <w:marBottom w:val="0"/>
      <w:divBdr>
        <w:top w:val="none" w:sz="0" w:space="0" w:color="auto"/>
        <w:left w:val="none" w:sz="0" w:space="0" w:color="auto"/>
        <w:bottom w:val="none" w:sz="0" w:space="0" w:color="auto"/>
        <w:right w:val="none" w:sz="0" w:space="0" w:color="auto"/>
      </w:divBdr>
    </w:div>
    <w:div w:id="1958875526">
      <w:bodyDiv w:val="1"/>
      <w:marLeft w:val="0"/>
      <w:marRight w:val="0"/>
      <w:marTop w:val="0"/>
      <w:marBottom w:val="0"/>
      <w:divBdr>
        <w:top w:val="none" w:sz="0" w:space="0" w:color="auto"/>
        <w:left w:val="none" w:sz="0" w:space="0" w:color="auto"/>
        <w:bottom w:val="none" w:sz="0" w:space="0" w:color="auto"/>
        <w:right w:val="none" w:sz="0" w:space="0" w:color="auto"/>
      </w:divBdr>
    </w:div>
    <w:div w:id="2100255217">
      <w:bodyDiv w:val="1"/>
      <w:marLeft w:val="0"/>
      <w:marRight w:val="0"/>
      <w:marTop w:val="0"/>
      <w:marBottom w:val="0"/>
      <w:divBdr>
        <w:top w:val="none" w:sz="0" w:space="0" w:color="auto"/>
        <w:left w:val="none" w:sz="0" w:space="0" w:color="auto"/>
        <w:bottom w:val="none" w:sz="0" w:space="0" w:color="auto"/>
        <w:right w:val="none" w:sz="0" w:space="0" w:color="auto"/>
      </w:divBdr>
    </w:div>
    <w:div w:id="21208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all%20users\grpvorlagen\msoffice.2007\EOI\Titel%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8A442556A07454C9AE70B062E67F76D" ma:contentTypeVersion="0" ma:contentTypeDescription="Ein neues Dokument erstellen." ma:contentTypeScope="" ma:versionID="1a35dfdb5d44584b8b3f5d9a00da5278">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8E2D1C-1380-4FD1-8375-B4140D1957BB}">
  <ds:schemaRefs>
    <ds:schemaRef ds:uri="http://schemas.microsoft.com/office/2006/metadata/properties"/>
  </ds:schemaRefs>
</ds:datastoreItem>
</file>

<file path=customXml/itemProps2.xml><?xml version="1.0" encoding="utf-8"?>
<ds:datastoreItem xmlns:ds="http://schemas.openxmlformats.org/officeDocument/2006/customXml" ds:itemID="{548054B7-2E09-4829-BDD7-CB1FA086251D}">
  <ds:schemaRefs>
    <ds:schemaRef ds:uri="http://schemas.microsoft.com/sharepoint/v3/contenttype/forms"/>
  </ds:schemaRefs>
</ds:datastoreItem>
</file>

<file path=customXml/itemProps3.xml><?xml version="1.0" encoding="utf-8"?>
<ds:datastoreItem xmlns:ds="http://schemas.openxmlformats.org/officeDocument/2006/customXml" ds:itemID="{3659D46B-F445-490D-874F-DB1D1EC8D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B906C54-54A0-4E7A-B871-7477B1FB8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 1.dotx</Template>
  <TotalTime>0</TotalTime>
  <Pages>33</Pages>
  <Words>4856</Words>
  <Characters>30600</Characters>
  <Application>Microsoft Office Word</Application>
  <DocSecurity>0</DocSecurity>
  <Lines>255</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Interface concept for eon.de</vt:lpstr>
      <vt:lpstr>Interface concept for eon.de</vt:lpstr>
    </vt:vector>
  </TitlesOfParts>
  <LinksUpToDate>false</LinksUpToDate>
  <CharactersWithSpaces>35386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concept for eon.de</dc:title>
  <dc:creator/>
  <cp:lastModifiedBy/>
  <cp:revision>1</cp:revision>
  <dcterms:created xsi:type="dcterms:W3CDTF">2015-09-28T11:50:00Z</dcterms:created>
  <dcterms:modified xsi:type="dcterms:W3CDTF">2016-03-07T12:19:00Z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0x01010008A442556A07454C9AE70B062E67F76D</vt:lpwstr>
  </property>
  <property fmtid="{D5CDD505-2E9C-101B-9397-08002B2CF9AE}" pid="3" name="DocStatus">
    <vt:lpwstr>2</vt:lpwstr>
  </property>
  <property fmtid="{D5CDD505-2E9C-101B-9397-08002B2CF9AE}" pid="4" name="Document type">
    <vt:lpwstr>9</vt:lpwstr>
  </property>
  <property fmtid="{D5CDD505-2E9C-101B-9397-08002B2CF9AE}" pid="5" name="EONDocumentStatus">
    <vt:lpwstr>Draft</vt:lpwstr>
  </property>
</Properties>
</file>